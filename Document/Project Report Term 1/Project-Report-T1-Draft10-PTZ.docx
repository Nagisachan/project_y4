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AF10A4">
        <w:rPr>
          <w:rFonts w:ascii="TH SarabunPSK" w:hAnsi="TH SarabunPSK" w:cs="TH SarabunPSK"/>
          <w:sz w:val="32"/>
          <w:szCs w:val="32"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10A4">
        <w:rPr>
          <w:rFonts w:ascii="TH SarabunPSK" w:hAnsi="TH SarabunPSK" w:cs="TH SarabunPSK"/>
          <w:sz w:val="32"/>
          <w:szCs w:val="32"/>
        </w:rPr>
        <w:t xml:space="preserve">for creating creativity to </w:t>
      </w:r>
      <w:r w:rsidR="00F825B7" w:rsidRPr="006B49C3">
        <w:rPr>
          <w:rFonts w:ascii="TH SarabunPSK" w:hAnsi="TH SarabunPSK" w:cs="TH SarabunPSK"/>
          <w:sz w:val="32"/>
          <w:szCs w:val="32"/>
        </w:rPr>
        <w:t>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</w:t>
      </w:r>
      <w:r w:rsidR="00635228">
        <w:rPr>
          <w:rFonts w:ascii="TH SarabunPSK" w:hAnsi="TH SarabunPSK" w:cs="TH SarabunPSK"/>
          <w:sz w:val="32"/>
          <w:szCs w:val="32"/>
        </w:rPr>
        <w:t>ching techniques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1C2F70" w:rsidRDefault="00541C6A" w:rsidP="001C2F70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In the first step of development, we need experts</w:t>
      </w:r>
      <w:r w:rsidR="001C2F70">
        <w:rPr>
          <w:rFonts w:ascii="TH SarabunPSK" w:hAnsi="TH SarabunPSK" w:cs="TH SarabunPSK"/>
          <w:sz w:val="32"/>
          <w:szCs w:val="32"/>
        </w:rPr>
        <w:t xml:space="preserve"> from Sodsri – Saritwong Foundation</w:t>
      </w:r>
      <w:r w:rsidRPr="006B49C3">
        <w:rPr>
          <w:rFonts w:ascii="TH SarabunPSK" w:hAnsi="TH SarabunPSK" w:cs="TH SarabunPSK"/>
          <w:sz w:val="32"/>
          <w:szCs w:val="32"/>
        </w:rPr>
        <w:t xml:space="preserve"> to read and tag cores of some documents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6B49C3"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</w:t>
      </w:r>
      <w:r w:rsidR="001C2F70">
        <w:rPr>
          <w:rFonts w:ascii="TH SarabunPSK" w:hAnsi="TH SarabunPSK" w:cs="TH SarabunPSK" w:hint="cs"/>
          <w:sz w:val="32"/>
          <w:szCs w:val="32"/>
          <w:cs/>
        </w:rPr>
        <w:t>และช่วยในการพัฒนาประเทศชาติอย่างยั่งยืน ซึ่ง</w:t>
      </w:r>
      <w:r w:rsidR="001C2F70">
        <w:rPr>
          <w:rFonts w:ascii="TH SarabunPSK" w:hAnsi="TH SarabunPSK" w:cs="TH SarabunPSK"/>
          <w:sz w:val="32"/>
          <w:szCs w:val="32"/>
          <w:cs/>
        </w:rPr>
        <w:t>ในประเทศไทยนั้น รั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ฐบาลมีการให้ทุนสนับสนุนเพื่อการศึกษาค้นคว้า ทดลองหาวิธีการต่</w:t>
      </w:r>
      <w:r w:rsidR="001C2F70">
        <w:rPr>
          <w:rFonts w:ascii="TH SarabunPSK" w:hAnsi="TH SarabunPSK" w:cs="TH SarabunPSK"/>
          <w:sz w:val="32"/>
          <w:szCs w:val="32"/>
          <w:cs/>
        </w:rPr>
        <w:t>างๆ ที่จะช่วยเพิ่มประสิทธิภาพของระบบการศึกษาให้ดีขึ้น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 และรายงานสำหรับการเรียนการสอน ที่อธิบายรายละเอียดแนวทางการเรียนการสอน เป็นต้น อย่างไรก็ตาม เอกสารเหล่านี้ไม่ได้มีการเผยแพร่ในวงกว้าง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</w:t>
      </w:r>
      <w:r w:rsidR="001C2F70">
        <w:rPr>
          <w:rFonts w:ascii="TH SarabunPSK" w:hAnsi="TH SarabunPSK" w:cs="TH SarabunPSK" w:hint="cs"/>
          <w:sz w:val="32"/>
          <w:szCs w:val="32"/>
          <w:cs/>
        </w:rPr>
        <w:t xml:space="preserve"> เพื่อให้การศึกษากระจายตัวได้อย่างทั่วถึง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 เพื่อให้เอกสารการทดลองด้านนวัตกรรมการเรียนการสอนสามารถถูกนำ</w:t>
      </w:r>
      <w:r w:rsidR="001C2F70">
        <w:rPr>
          <w:rFonts w:ascii="TH SarabunPSK" w:hAnsi="TH SarabunPSK" w:cs="TH SarabunPSK"/>
          <w:sz w:val="32"/>
          <w:szCs w:val="32"/>
          <w:cs/>
        </w:rPr>
        <w:t>ไปใช้ประโยชน์ และสร้าง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สังคมของการแลกเปลี่ยนเรียนรู้ของคุณครูและผู้ปกครองได้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นั้นเป็นข้อมูลที่ไม่มีโครงสร้าง 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</w:t>
      </w:r>
      <w:r w:rsidR="001C2F70">
        <w:rPr>
          <w:rFonts w:ascii="TH SarabunPSK" w:hAnsi="TH SarabunPSK" w:cs="TH SarabunPSK"/>
          <w:sz w:val="32"/>
          <w:szCs w:val="32"/>
          <w:cs/>
        </w:rPr>
        <w:t>่องค์ความรู้แบบอัตโนมัติขึ้น โดย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อาศัยเทคโนโลยีทางด้าน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ในการพัฒนาระบบในระยะเริ่มต้นนั้น จะมีคุณครูอาสาสมัคร</w:t>
      </w:r>
      <w:r w:rsidR="001C2F70">
        <w:rPr>
          <w:rFonts w:ascii="TH SarabunPSK" w:hAnsi="TH SarabunPSK" w:cs="TH SarabunPSK" w:hint="cs"/>
          <w:sz w:val="32"/>
          <w:szCs w:val="32"/>
          <w:cs/>
        </w:rPr>
        <w:t>จากทางมูลนิธิสดศรี-สฤษดิ์วงศ์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</w:t>
      </w:r>
      <w:r w:rsidR="001C2F70">
        <w:rPr>
          <w:rFonts w:ascii="TH SarabunPSK" w:hAnsi="TH SarabunPSK" w:cs="TH SarabunPSK"/>
          <w:sz w:val="32"/>
          <w:szCs w:val="32"/>
          <w:cs/>
        </w:rPr>
        <w:t>ยงานได้โดยอัตโนมัติ ซึ่งช่วยลดการใช้</w:t>
      </w:r>
      <w:r w:rsidR="001C2F70">
        <w:rPr>
          <w:rFonts w:ascii="TH SarabunPSK" w:hAnsi="TH SarabunPSK" w:cs="TH SarabunPSK" w:hint="cs"/>
          <w:sz w:val="32"/>
          <w:szCs w:val="32"/>
          <w:cs/>
        </w:rPr>
        <w:t>เวลาและ</w:t>
      </w:r>
      <w:r w:rsidR="001C2F70">
        <w:rPr>
          <w:rFonts w:ascii="TH SarabunPSK" w:hAnsi="TH SarabunPSK" w:cs="TH SarabunPSK"/>
          <w:sz w:val="32"/>
          <w:szCs w:val="32"/>
          <w:cs/>
        </w:rPr>
        <w:t xml:space="preserve">ทรัพยากรบุคคล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73240D" w:rsidRDefault="0073240D" w:rsidP="001C2F70">
      <w:pPr>
        <w:spacing w:after="0"/>
        <w:ind w:firstLine="720"/>
        <w:rPr>
          <w:ins w:id="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Pr="006B49C3" w:rsidRDefault="0073240D" w:rsidP="006877B6">
      <w:pPr>
        <w:spacing w:after="0"/>
        <w:rPr>
          <w:ins w:id="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5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6" w:author="Suraphat Saengsiri" w:date="2016-11-14T17:57:00Z"/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del w:id="7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>
      <w:pPr>
        <w:jc w:val="center"/>
        <w:rPr>
          <w:rFonts w:ascii="TH SarabunPSK" w:hAnsi="TH SarabunPSK" w:cs="TH SarabunPSK"/>
          <w:sz w:val="24"/>
          <w:rPrChange w:id="8" w:author="Suraphat Saengsiri" w:date="2016-11-14T17:57:00Z">
            <w:rPr>
              <w:rFonts w:ascii="TH SarabunPSK" w:hAnsi="TH SarabunPSK" w:cs="TH SarabunPSK"/>
            </w:rPr>
          </w:rPrChange>
        </w:rPr>
        <w:pPrChange w:id="9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10" w:author="Suraphat Saengsiri" w:date="2016-11-14T17:57:00Z">
            <w:rPr>
              <w:rFonts w:ascii="TH SarabunPSK" w:hAnsi="TH SarabunPSK" w:cs="TH SarabunPSK"/>
              <w:b w:val="0"/>
              <w:bCs w:val="0"/>
              <w:cs/>
            </w:rPr>
          </w:rPrChange>
        </w:rPr>
        <w:t>กิตติกรรมประกาศ</w:t>
      </w:r>
    </w:p>
    <w:p w:rsidR="006301F9" w:rsidRPr="006B49C3" w:rsidRDefault="006301F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11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73240D" w:rsidRPr="000F581F" w:rsidRDefault="0073240D" w:rsidP="0073240D">
      <w:pPr>
        <w:spacing w:after="0"/>
        <w:jc w:val="thaiDistribute"/>
        <w:rPr>
          <w:ins w:id="1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Abstract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</w:t>
        </w:r>
      </w:ins>
    </w:p>
    <w:p w:rsidR="0073240D" w:rsidRDefault="0073240D" w:rsidP="0073240D">
      <w:pPr>
        <w:spacing w:after="0"/>
        <w:jc w:val="thaiDistribute"/>
        <w:rPr>
          <w:ins w:id="1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บทคัดย่อ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ข</w:t>
        </w:r>
      </w:ins>
    </w:p>
    <w:p w:rsidR="0073240D" w:rsidRDefault="0073240D" w:rsidP="0073240D">
      <w:pPr>
        <w:spacing w:after="0"/>
        <w:jc w:val="thaiDistribute"/>
        <w:rPr>
          <w:ins w:id="16" w:author="Intouch Sangkrajang" w:date="2016-11-14T18:08:00Z"/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ins w:id="1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กิตติกรรมประกาศ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</w:t>
      </w:r>
    </w:p>
    <w:p w:rsidR="0073240D" w:rsidRDefault="0073240D" w:rsidP="0073240D">
      <w:pPr>
        <w:spacing w:after="0"/>
        <w:jc w:val="thaiDistribute"/>
        <w:rPr>
          <w:ins w:id="1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</w:p>
    <w:p w:rsidR="0073240D" w:rsidRDefault="0073240D" w:rsidP="0073240D">
      <w:pPr>
        <w:spacing w:after="0"/>
        <w:jc w:val="thaiDistribute"/>
        <w:rPr>
          <w:ins w:id="20" w:author="Intouch Sangkrajang" w:date="2016-11-14T18:08:00Z"/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ins w:id="21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สารบัญรูปภาพ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ฉ</w:t>
      </w:r>
    </w:p>
    <w:p w:rsidR="0073240D" w:rsidRDefault="0073240D" w:rsidP="0073240D">
      <w:pPr>
        <w:spacing w:after="0"/>
        <w:jc w:val="thaiDistribute"/>
        <w:rPr>
          <w:ins w:id="2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3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24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>1</w:t>
        </w:r>
      </w:ins>
    </w:p>
    <w:p w:rsidR="0073240D" w:rsidRPr="0077186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2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6" w:author="Intouch Sangkrajang" w:date="2016-11-14T18:08:00Z"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ที่มาของปัญหาและแนวทางการแก้ไขปัญหา</w:t>
        </w:r>
      </w:ins>
      <w:ins w:id="27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2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2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วัตถุประสงค์</w:t>
        </w:r>
      </w:ins>
      <w:ins w:id="30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3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2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ขอบเขตงานวิจัย</w:t>
        </w:r>
      </w:ins>
      <w:ins w:id="33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3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ขั้นตอนการทำงานและระยะเวลาการดำเนินงาน</w:t>
        </w:r>
      </w:ins>
      <w:ins w:id="36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</w:p>
    <w:p w:rsidR="0073240D" w:rsidRDefault="0073240D" w:rsidP="0073240D">
      <w:pPr>
        <w:spacing w:after="0"/>
        <w:jc w:val="thaiDistribute"/>
        <w:rPr>
          <w:ins w:id="3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38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2 ที่มา ทฤษฎีและงานวิจัยที่เกี่ยวข้อง</w:t>
        </w:r>
      </w:ins>
      <w:ins w:id="39" w:author="Intouch Sangkrajang" w:date="2016-11-14T18:17:00Z"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4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1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2.1 การทบทวนวรรณกรรม</w:t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ab/>
        <w:t>5</w:t>
      </w:r>
    </w:p>
    <w:p w:rsidR="0073240D" w:rsidRDefault="0073240D" w:rsidP="0073240D">
      <w:pPr>
        <w:spacing w:after="0"/>
        <w:jc w:val="thaiDistribute"/>
        <w:rPr>
          <w:ins w:id="4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2.2.1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Word Segmentation</w:t>
        </w:r>
      </w:ins>
      <w:ins w:id="44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</w:p>
    <w:p w:rsidR="0073240D" w:rsidRDefault="0073240D" w:rsidP="0073240D">
      <w:pPr>
        <w:spacing w:after="0"/>
        <w:jc w:val="thaiDistribute"/>
        <w:rPr>
          <w:ins w:id="4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2.2.2 bag-of-word model</w:t>
        </w:r>
      </w:ins>
      <w:ins w:id="47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</w:p>
    <w:p w:rsidR="0073240D" w:rsidRDefault="0073240D" w:rsidP="0073240D">
      <w:pPr>
        <w:spacing w:after="0"/>
        <w:jc w:val="thaiDistribute"/>
        <w:rPr>
          <w:ins w:id="4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2.2.3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Term frequency – Inverse document frequency (TF-IDF)</w:t>
        </w:r>
      </w:ins>
      <w:ins w:id="50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2.2.4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Latent Dirichlet Allocation</w:t>
        </w:r>
      </w:ins>
      <w:ins w:id="53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2.2.5 Neural Network</w:t>
        </w:r>
      </w:ins>
      <w:ins w:id="56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</w:p>
    <w:p w:rsidR="0073240D" w:rsidRDefault="0073240D" w:rsidP="0073240D">
      <w:pPr>
        <w:spacing w:after="0"/>
        <w:jc w:val="thaiDistribute"/>
        <w:rPr>
          <w:ins w:id="5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2.3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ภาษา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,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เครื่องมือ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และซอฟต์แวร์ที่ใช้ในการพัฒนา</w:t>
        </w:r>
      </w:ins>
      <w:ins w:id="59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Hadoop Distributed File System (HDFS)</w:t>
        </w:r>
      </w:ins>
      <w:ins w:id="62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2.3.2 Spark ML</w:t>
        </w:r>
      </w:ins>
      <w:ins w:id="65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2.3.3 Apache Impala</w:t>
        </w:r>
      </w:ins>
      <w:ins w:id="68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</w:p>
    <w:p w:rsidR="0073240D" w:rsidRDefault="0073240D" w:rsidP="0073240D">
      <w:pPr>
        <w:spacing w:after="0"/>
        <w:jc w:val="thaiDistribute"/>
        <w:rPr>
          <w:ins w:id="6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2.3.4 Apache HBase</w:t>
        </w:r>
      </w:ins>
      <w:ins w:id="71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2.3.5 PDFBox</w:t>
        </w:r>
      </w:ins>
      <w:ins w:id="74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2.3.6 LexTo</w:t>
        </w:r>
      </w:ins>
      <w:ins w:id="77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7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2.3.7 Java</w:t>
        </w:r>
      </w:ins>
      <w:ins w:id="8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8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2.3.8 Python</w:t>
        </w:r>
      </w:ins>
      <w:ins w:id="8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ins w:id="8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2.3.9 PHP</w:t>
        </w:r>
      </w:ins>
      <w:ins w:id="8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</w:p>
    <w:p w:rsidR="0073240D" w:rsidRDefault="0073240D" w:rsidP="0073240D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7441" w:rsidRPr="0077186D" w:rsidRDefault="00CD7441" w:rsidP="0073240D">
      <w:pPr>
        <w:spacing w:after="0"/>
        <w:jc w:val="thaiDistribute"/>
        <w:rPr>
          <w:ins w:id="87" w:author="Intouch Sangkrajang" w:date="2016-11-14T18:08:00Z"/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</w:pPr>
    </w:p>
    <w:p w:rsidR="0073240D" w:rsidRDefault="0073240D" w:rsidP="0073240D">
      <w:pPr>
        <w:spacing w:after="0"/>
        <w:jc w:val="thaiDistribute"/>
        <w:rPr>
          <w:ins w:id="88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89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</w:ins>
      <w:ins w:id="90" w:author="Intouch Sangkrajang" w:date="2016-11-14T18:42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10</w:t>
      </w:r>
    </w:p>
    <w:p w:rsidR="0073240D" w:rsidRDefault="0073240D" w:rsidP="0073240D">
      <w:pPr>
        <w:spacing w:after="0"/>
        <w:jc w:val="thaiDistribute"/>
        <w:rPr>
          <w:ins w:id="9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2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ขั้นตอนการทำงาน</w:t>
        </w:r>
      </w:ins>
      <w:ins w:id="9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6D7ABF"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</w:p>
    <w:p w:rsidR="0073240D" w:rsidRDefault="0073240D" w:rsidP="0073240D">
      <w:pPr>
        <w:spacing w:after="0"/>
        <w:jc w:val="thaiDistribute"/>
        <w:rPr>
          <w:ins w:id="9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3.2 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สถาปัตยกรรม</w:t>
      </w:r>
      <w:ins w:id="9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ab/>
        <w:t>13</w:t>
      </w:r>
    </w:p>
    <w:p w:rsidR="0073240D" w:rsidRDefault="0073240D" w:rsidP="0073240D">
      <w:pPr>
        <w:spacing w:after="0"/>
        <w:jc w:val="thaiDistribute"/>
        <w:rPr>
          <w:ins w:id="97" w:author="Intouch Sangkrajang" w:date="2016-11-14T18:08:00Z"/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ins w:id="9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3.3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ลักษณะ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การออกแบบ</w:t>
      </w:r>
      <w:ins w:id="9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ของซอฟต์แวร์</w:t>
        </w:r>
      </w:ins>
      <w:ins w:id="10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14</w:t>
      </w:r>
    </w:p>
    <w:p w:rsidR="0073240D" w:rsidRDefault="0073240D" w:rsidP="0073240D">
      <w:pPr>
        <w:spacing w:after="0"/>
        <w:jc w:val="thaiDistribute"/>
        <w:rPr>
          <w:ins w:id="10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3.4 </w:t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ข้อจำกัดของซอฟต์แวร์</w:t>
      </w:r>
      <w:ins w:id="103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20</w:t>
      </w:r>
    </w:p>
    <w:p w:rsidR="0073240D" w:rsidRDefault="0073240D" w:rsidP="0073240D">
      <w:pPr>
        <w:spacing w:after="0"/>
        <w:jc w:val="thaiDistribute"/>
        <w:rPr>
          <w:ins w:id="104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05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4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ผลการวิจัยและอภิปรายผล</w:t>
        </w:r>
      </w:ins>
      <w:ins w:id="106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21</w:t>
      </w:r>
    </w:p>
    <w:p w:rsidR="0073240D" w:rsidRDefault="0073240D" w:rsidP="0073240D">
      <w:pPr>
        <w:spacing w:after="0"/>
        <w:jc w:val="thaiDistribute"/>
        <w:rPr>
          <w:ins w:id="10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8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4.1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ตัวอย่างภาพหน้าจอของโปรแกรม</w:t>
        </w:r>
      </w:ins>
      <w:ins w:id="109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21</w:t>
      </w:r>
    </w:p>
    <w:p w:rsidR="0073240D" w:rsidRPr="00D52752" w:rsidRDefault="0073240D" w:rsidP="0073240D">
      <w:pPr>
        <w:spacing w:after="0"/>
        <w:jc w:val="thaiDistribute"/>
        <w:rPr>
          <w:ins w:id="11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4.2 อภิปรายผล</w:t>
        </w:r>
      </w:ins>
      <w:ins w:id="112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AF10A4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ins w:id="113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1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5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</w:ins>
      <w:r w:rsidR="00D527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4.3</w:t>
      </w:r>
      <w:ins w:id="116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สถานะการดำเนินงาน</w:t>
        </w:r>
      </w:ins>
      <w:ins w:id="117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D52752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11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19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บรรณานุกรม</w:t>
        </w:r>
      </w:ins>
      <w:ins w:id="120" w:author="Intouch Sangkrajang" w:date="2016-11-14T18:44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  <w:r w:rsidR="00D5275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26</w:t>
      </w:r>
    </w:p>
    <w:p w:rsidR="0073240D" w:rsidRDefault="0073240D" w:rsidP="0073240D">
      <w:pPr>
        <w:spacing w:after="0"/>
        <w:jc w:val="thaiDistribute"/>
        <w:rPr>
          <w:ins w:id="12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2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3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9347AA" w:rsidRDefault="009347AA" w:rsidP="009347AA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D52752" w:rsidRDefault="00D52752" w:rsidP="00D5275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D52752" w:rsidRDefault="00D52752" w:rsidP="00D5275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F57894">
      <w:pPr>
        <w:spacing w:after="0"/>
        <w:jc w:val="center"/>
        <w:rPr>
          <w:ins w:id="138" w:author="Intouch Sangkrajang" w:date="2016-11-14T18:44:00Z"/>
          <w:rFonts w:ascii="TH SarabunPSK" w:hAnsi="TH SarabunPSK" w:cs="TH SarabunPSK"/>
          <w:b/>
          <w:bCs/>
          <w:color w:val="000000" w:themeColor="text1"/>
          <w:sz w:val="32"/>
          <w:szCs w:val="32"/>
        </w:rPr>
        <w:pPrChange w:id="139" w:author="Intouch Sangkrajang" w:date="2016-11-14T18:44:00Z">
          <w:pPr>
            <w:spacing w:after="0"/>
            <w:jc w:val="thaiDistribute"/>
          </w:pPr>
        </w:pPrChange>
      </w:pPr>
      <w:ins w:id="140" w:author="Intouch Sangkrajang" w:date="2016-11-14T18:44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สารบัญรูปภาพ</w:t>
        </w:r>
      </w:ins>
    </w:p>
    <w:p w:rsidR="00A563D9" w:rsidRDefault="00A563D9">
      <w:pPr>
        <w:rPr>
          <w:ins w:id="141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42" w:author="Intouch Sangkrajang" w:date="2016-11-14T18:59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</w:ins>
    </w:p>
    <w:p w:rsidR="009347AA" w:rsidRDefault="00A563D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ins w:id="143" w:author="Intouch Sangkrajang" w:date="2016-11-14T19:00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1.1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44" w:author="Intouch Sangkrajang" w:date="2016-11-14T18:11:00Z">
        <w:r w:rsidR="002343DA"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 w:rsidR="002343DA"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  <w:ins w:id="145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CD744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</w:p>
    <w:p w:rsidR="006D7ABF" w:rsidRDefault="009347AA">
      <w:pP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บทที่ 2 ที่มา ทฤษฎีและงานวิจัยที่เกี่ยวข้อง</w:t>
      </w:r>
    </w:p>
    <w:p w:rsidR="009347AA" w:rsidRPr="009347AA" w:rsidRDefault="006D7ABF" w:rsidP="009347AA">
      <w:pPr>
        <w:pStyle w:val="ListParagraph"/>
        <w:spacing w:line="256" w:lineRule="auto"/>
        <w:rPr>
          <w:ins w:id="146" w:author="Intouch Sangkrajang" w:date="2016-11-14T19:00:00Z"/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 ตัวอย่างการทำ </w:t>
      </w:r>
      <w:r>
        <w:rPr>
          <w:rFonts w:ascii="TH SarabunPSK" w:hAnsi="TH SarabunPSK" w:cs="TH SarabunPSK"/>
          <w:sz w:val="32"/>
          <w:szCs w:val="32"/>
        </w:rPr>
        <w:t>Bag-of-word model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</w:t>
      </w:r>
      <w:r w:rsidR="00CD7441">
        <w:rPr>
          <w:rFonts w:ascii="TH SarabunPSK" w:hAnsi="TH SarabunPSK" w:cs="TH SarabunPSK" w:hint="cs"/>
          <w:sz w:val="32"/>
          <w:szCs w:val="32"/>
          <w:cs/>
        </w:rPr>
        <w:t>ภาพที่ 2.2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ลักษณะโครงสร้างของ </w:t>
      </w:r>
      <w:r w:rsidR="009347AA">
        <w:rPr>
          <w:rFonts w:ascii="TH SarabunPSK" w:hAnsi="TH SarabunPSK" w:cs="TH SarabunPSK"/>
          <w:sz w:val="32"/>
          <w:szCs w:val="32"/>
        </w:rPr>
        <w:t>Neural Network</w:t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 w:rsidR="009347A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:rsidR="00A563D9" w:rsidRDefault="00A563D9">
      <w:pPr>
        <w:rPr>
          <w:ins w:id="147" w:author="Intouch Sangkrajang" w:date="2016-11-14T19:00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48" w:author="Intouch Sangkrajang" w:date="2016-11-14T19:00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</w:p>
    <w:p w:rsidR="00A563D9" w:rsidRDefault="00A563D9" w:rsidP="007C072F">
      <w:pPr>
        <w:ind w:left="720"/>
        <w:rPr>
          <w:ins w:id="149" w:author="Intouch Sangkrajang" w:date="2016-11-14T19:03:00Z"/>
          <w:rFonts w:ascii="TH SarabunPSK" w:hAnsi="TH SarabunPSK" w:cs="TH SarabunPSK"/>
          <w:color w:val="000000" w:themeColor="text1"/>
          <w:sz w:val="32"/>
          <w:szCs w:val="32"/>
        </w:rPr>
      </w:pPr>
      <w:ins w:id="150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51" w:author="Intouch Sangkrajang" w:date="2016-11-14T18:15:00Z">
        <w:r w:rsidR="005822EC">
          <w:rPr>
            <w:rFonts w:ascii="TH SarabunPSK" w:hAnsi="TH SarabunPSK" w:cs="TH SarabunPSK" w:hint="cs"/>
            <w:sz w:val="32"/>
            <w:szCs w:val="32"/>
            <w:cs/>
          </w:rPr>
          <w:t>ลำดับการทำงานของซอฟต์แวร์</w:t>
        </w:r>
      </w:ins>
      <w:ins w:id="152" w:author="Intouch Sangkrajang" w:date="2016-11-14T19:01:00Z">
        <w:r w:rsidR="005822EC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ins w:id="153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54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ins w:id="155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สถาปัตยกรรมของซอฟต์แวร์</w:t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ins w:id="156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13</w:t>
      </w:r>
      <w:ins w:id="157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3.3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Component Diagram </w:t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ของซอฟต์แวร์</w:t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58" w:author="Intouch Sangkrajang" w:date="2016-11-14T19:01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14</w:t>
      </w:r>
      <w:ins w:id="159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3.4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sz w:val="32"/>
          <w:szCs w:val="32"/>
        </w:rPr>
        <w:t>main page</w:t>
      </w:r>
      <w:ins w:id="160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16</w:t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ins w:id="161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3.5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22EC">
        <w:rPr>
          <w:rFonts w:ascii="TH SarabunPSK" w:hAnsi="TH SarabunPSK" w:cs="TH SarabunPSK"/>
          <w:sz w:val="32"/>
          <w:szCs w:val="32"/>
        </w:rPr>
        <w:t>Log in</w:t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r w:rsidR="005822EC">
        <w:rPr>
          <w:rFonts w:ascii="TH SarabunPSK" w:hAnsi="TH SarabunPSK" w:cs="TH SarabunPSK"/>
          <w:sz w:val="32"/>
          <w:szCs w:val="32"/>
        </w:rPr>
        <w:tab/>
      </w:r>
      <w:ins w:id="162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ins w:id="163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</w:t>
      </w:r>
      <w:ins w:id="164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3.6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  <w:ins w:id="165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66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7</w:t>
      </w:r>
      <w:ins w:id="167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3.7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  <w:ins w:id="168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7</w:t>
      </w:r>
      <w:ins w:id="169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3.8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  <w:r w:rsidR="007C072F">
        <w:rPr>
          <w:rFonts w:ascii="TH SarabunPSK" w:hAnsi="TH SarabunPSK" w:cs="TH SarabunPSK"/>
          <w:sz w:val="32"/>
          <w:szCs w:val="32"/>
          <w:cs/>
        </w:rPr>
        <w:tab/>
      </w:r>
      <w:ins w:id="170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ins w:id="171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3.9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  <w:ins w:id="172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ins w:id="173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3.10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>หน้าจอส่วนของการอัพโหลดเอกสารขึ้นระบบ</w:t>
      </w:r>
      <w:ins w:id="174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9</w:t>
      </w:r>
      <w:ins w:id="175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3.11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  <w:r w:rsidR="008256B6">
        <w:rPr>
          <w:rFonts w:ascii="TH SarabunPSK" w:hAnsi="TH SarabunPSK" w:cs="TH SarabunPSK"/>
          <w:sz w:val="32"/>
          <w:szCs w:val="32"/>
          <w:cs/>
        </w:rPr>
        <w:tab/>
      </w:r>
      <w:ins w:id="176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9</w:t>
      </w:r>
    </w:p>
    <w:p w:rsidR="00A563D9" w:rsidRDefault="00A563D9" w:rsidP="003D6D45">
      <w:pPr>
        <w:rPr>
          <w:ins w:id="177" w:author="Intouch Sangkrajang" w:date="2016-11-14T19:03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78" w:author="Intouch Sangkrajang" w:date="2016-11-14T19:03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4 </w:t>
        </w:r>
        <w:r w:rsidRPr="00A563D9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  <w:rPrChange w:id="179" w:author="Intouch Sangkrajang" w:date="2016-11-14T19:03:00Z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rPrChange>
          </w:rPr>
          <w:t>ผลการวิจัยและอภิปรายผล</w:t>
        </w:r>
      </w:ins>
    </w:p>
    <w:p w:rsidR="00EB6651" w:rsidRPr="006B49C3" w:rsidDel="0073240D" w:rsidRDefault="00A563D9">
      <w:pPr>
        <w:spacing w:after="0"/>
        <w:rPr>
          <w:del w:id="18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81" w:author="Intouch Sangkrajang" w:date="2016-11-14T19:03:00Z">
          <w:pPr>
            <w:spacing w:after="0"/>
            <w:jc w:val="thaiDistribute"/>
          </w:pPr>
        </w:pPrChange>
      </w:pPr>
      <w:ins w:id="182" w:author="Intouch Sangkrajang" w:date="2016-11-14T19:03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2343DA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ins w:id="183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21</w:t>
      </w:r>
      <w:ins w:id="184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4.2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8256B6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8256B6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ins w:id="185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5822EC">
        <w:rPr>
          <w:rFonts w:ascii="TH SarabunPSK" w:hAnsi="TH SarabunPSK" w:cs="TH SarabunPSK"/>
          <w:color w:val="000000" w:themeColor="text1"/>
          <w:sz w:val="32"/>
          <w:szCs w:val="32"/>
        </w:rPr>
        <w:t>21</w:t>
      </w:r>
      <w:ins w:id="186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4.3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ภาพตัวอย่างของหน้าเว็บในการ </w:t>
      </w:r>
      <w:r w:rsidR="008256B6">
        <w:rPr>
          <w:rFonts w:ascii="TH SarabunPSK" w:hAnsi="TH SarabunPSK" w:cs="TH SarabunPSK"/>
          <w:sz w:val="32"/>
          <w:szCs w:val="32"/>
        </w:rPr>
        <w:t xml:space="preserve">tag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 w:rsidR="008256B6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 w:rsidR="008256B6">
        <w:rPr>
          <w:rFonts w:ascii="TH SarabunPSK" w:hAnsi="TH SarabunPSK" w:cs="TH SarabunPSK"/>
          <w:sz w:val="32"/>
          <w:szCs w:val="32"/>
        </w:rPr>
        <w:t>PDF</w:t>
      </w:r>
      <w:ins w:id="187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ins w:id="188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4.4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>Paragraph</w:t>
      </w:r>
      <w:ins w:id="189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</w:t>
        </w:r>
      </w:ins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ภาพที่ 4.5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>PDF</w:t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5822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23</w:t>
      </w:r>
      <w:del w:id="190" w:author="Intouch Sangkrajang" w:date="2016-11-14T18:08:00Z"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Abstract</w:delText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1</w:delText>
        </w:r>
      </w:del>
    </w:p>
    <w:p w:rsidR="00EB6651" w:rsidRPr="006B49C3" w:rsidDel="0073240D" w:rsidRDefault="00EB6651">
      <w:pPr>
        <w:spacing w:after="0"/>
        <w:rPr>
          <w:del w:id="19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2" w:author="Intouch Sangkrajang" w:date="2016-11-14T19:03:00Z">
          <w:pPr>
            <w:spacing w:after="0"/>
            <w:jc w:val="thaiDistribute"/>
          </w:pPr>
        </w:pPrChange>
      </w:pPr>
      <w:del w:id="193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บทคัดย่อ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2</w:delText>
        </w:r>
      </w:del>
    </w:p>
    <w:p w:rsidR="00EB6651" w:rsidRPr="006B49C3" w:rsidDel="0073240D" w:rsidRDefault="00EB6651">
      <w:pPr>
        <w:spacing w:after="0"/>
        <w:rPr>
          <w:del w:id="19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5" w:author="Intouch Sangkrajang" w:date="2016-11-14T19:03:00Z">
          <w:pPr>
            <w:spacing w:after="0"/>
            <w:jc w:val="thaiDistribute"/>
          </w:pPr>
        </w:pPrChange>
      </w:pPr>
      <w:del w:id="196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กิตติกรรมประกาศ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4</w:delText>
        </w:r>
      </w:del>
    </w:p>
    <w:p w:rsidR="00EB6651" w:rsidRPr="006B49C3" w:rsidDel="0073240D" w:rsidRDefault="00EB6651">
      <w:pPr>
        <w:spacing w:after="0"/>
        <w:rPr>
          <w:del w:id="19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8" w:author="Intouch Sangkrajang" w:date="2016-11-14T19:03:00Z">
          <w:pPr>
            <w:spacing w:after="0"/>
            <w:jc w:val="thaiDistribute"/>
          </w:pPr>
        </w:pPrChange>
      </w:pPr>
      <w:del w:id="199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5</w:delText>
        </w:r>
      </w:del>
    </w:p>
    <w:p w:rsidR="00EB6651" w:rsidRPr="006B49C3" w:rsidDel="0073240D" w:rsidRDefault="00EB6651">
      <w:pPr>
        <w:spacing w:after="0"/>
        <w:rPr>
          <w:del w:id="20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1" w:author="Intouch Sangkrajang" w:date="2016-11-14T19:03:00Z">
          <w:pPr>
            <w:spacing w:after="0"/>
            <w:jc w:val="thaiDistribute"/>
          </w:pPr>
        </w:pPrChange>
      </w:pPr>
      <w:del w:id="202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สารบัญรูปภาพ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7</w:delText>
        </w:r>
      </w:del>
    </w:p>
    <w:p w:rsidR="00EB6651" w:rsidRPr="006B49C3" w:rsidDel="0073240D" w:rsidRDefault="00EB6651">
      <w:pPr>
        <w:spacing w:after="0"/>
        <w:rPr>
          <w:del w:id="20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4" w:author="Intouch Sangkrajang" w:date="2016-11-14T19:03:00Z">
          <w:pPr>
            <w:spacing w:after="0"/>
            <w:jc w:val="thaiDistribute"/>
          </w:pPr>
        </w:pPrChange>
      </w:pPr>
      <w:del w:id="205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สารบัญตาราง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ซ</w:delText>
        </w:r>
      </w:del>
    </w:p>
    <w:p w:rsidR="00264A25" w:rsidRPr="006B49C3" w:rsidDel="0073240D" w:rsidRDefault="00EB6651">
      <w:pPr>
        <w:spacing w:after="0"/>
        <w:rPr>
          <w:del w:id="20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7" w:author="Intouch Sangkrajang" w:date="2016-11-14T19:03:00Z">
          <w:pPr>
            <w:spacing w:after="0"/>
            <w:jc w:val="thaiDistribute"/>
          </w:pPr>
        </w:pPrChange>
      </w:pPr>
      <w:del w:id="208" w:author="Intouch Sangkrajang" w:date="2016-11-14T18:08:00Z"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 xml:space="preserve">บทที่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delText xml:space="preserve">1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>บทนำ</w:delText>
        </w:r>
      </w:del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215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RDefault="00264A25">
      <w:pPr>
        <w:jc w:val="center"/>
        <w:rPr>
          <w:rFonts w:ascii="TH SarabunPSK" w:hAnsi="TH SarabunPSK" w:cs="TH SarabunPSK"/>
          <w:b/>
          <w:bCs/>
        </w:rPr>
        <w:pPrChange w:id="216" w:author="Intouch Sangkrajang" w:date="2016-11-14T18:08:00Z">
          <w:pPr/>
        </w:pPrChange>
      </w:pP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6877B6">
        <w:rPr>
          <w:rFonts w:ascii="TH SarabunPSK" w:hAnsi="TH SarabunPSK" w:cs="TH SarabunPSK"/>
          <w:b/>
          <w:bCs/>
          <w:sz w:val="40"/>
          <w:szCs w:val="40"/>
        </w:rPr>
        <w:t>1</w:t>
      </w: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t xml:space="preserve"> คำนำ</w:t>
      </w:r>
    </w:p>
    <w:p w:rsidR="002343DA" w:rsidRDefault="002343DA" w:rsidP="002343DA">
      <w:pPr>
        <w:pStyle w:val="NoSpacing"/>
      </w:pPr>
    </w:p>
    <w:p w:rsidR="002343DA" w:rsidRPr="006877B6" w:rsidDel="0073240D" w:rsidRDefault="002343DA" w:rsidP="002343DA">
      <w:pPr>
        <w:pStyle w:val="NoSpacing"/>
        <w:rPr>
          <w:del w:id="217" w:author="Intouch Sangkrajang" w:date="2016-11-14T18:08:00Z"/>
        </w:rPr>
      </w:pPr>
    </w:p>
    <w:p w:rsidR="006B49C3" w:rsidRPr="006877B6" w:rsidDel="0073240D" w:rsidRDefault="006B49C3">
      <w:pPr>
        <w:pStyle w:val="NoSpacing"/>
        <w:rPr>
          <w:del w:id="218" w:author="Intouch Sangkrajang" w:date="2016-11-14T18:08:00Z"/>
        </w:rPr>
        <w:pPrChange w:id="219" w:author="Intouch Sangkrajang" w:date="2016-11-14T18:08:00Z">
          <w:pPr/>
        </w:pPrChange>
      </w:pPr>
    </w:p>
    <w:p w:rsidR="006B49C3" w:rsidRPr="006877B6" w:rsidRDefault="006B49C3">
      <w:pPr>
        <w:pStyle w:val="NoSpacing"/>
        <w:pPrChange w:id="220" w:author="Intouch Sangkrajang" w:date="2016-11-14T18:08:00Z">
          <w:pPr/>
        </w:pPrChange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โดยเฉพาะการศึกษาขั้นพื้นฐานในระดับประถามและมัธยมศึกษา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ที่คุณครูสามารถเข้ามาสืบค้นหามูล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เพื่อสร้างฐานข้อมูลที่ก่อให้เกิดเป็น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ของประเทศไทย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เพื่อให้คุณครู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และผู้ปกครองสามารถสืบค้นข้อมูลได้อย่างมีประสิทธิภาพและรวดเร็ว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สามารถนำองค์ความรู้ไปพัฒนาการเรียนการสอนได้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เพื่อศึกษาการทำ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Document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Text Clustering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สำหรับการคัดแยกเนื้อหาและจัดหมวดหมู่เนื้อหาภายในเอกสาร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สำหรับเรียนรู้เอกสารภาษาไทยทางด้านการศึกษา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B49C3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สำหรับการจัดการองค์ความรู้</w:t>
      </w:r>
    </w:p>
    <w:p w:rsidR="00E86FF1" w:rsidRPr="00E86FF1" w:rsidRDefault="00E86FF1" w:rsidP="002343DA">
      <w:pPr>
        <w:pStyle w:val="NoSpacing"/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E86FF1" w:rsidRPr="00937A2C" w:rsidRDefault="00E86FF1" w:rsidP="00E86FF1">
      <w:pPr>
        <w:ind w:firstLine="360"/>
        <w:jc w:val="thaiDistribute"/>
        <w:rPr>
          <w:rFonts w:asciiTheme="minorBidi" w:hAnsiTheme="minorBidi"/>
          <w:sz w:val="32"/>
          <w:szCs w:val="32"/>
          <w:cs/>
        </w:rPr>
      </w:pPr>
      <w:r w:rsidRPr="00937A2C">
        <w:rPr>
          <w:rFonts w:asciiTheme="minorBidi" w:hAnsiTheme="minorBidi"/>
          <w:sz w:val="32"/>
          <w:szCs w:val="32"/>
          <w:cs/>
        </w:rPr>
        <w:t>เป้าหมายของโครงการโครงการ</w:t>
      </w:r>
      <w:r>
        <w:rPr>
          <w:rFonts w:asciiTheme="minorBidi" w:hAnsiTheme="minorBidi" w:hint="cs"/>
          <w:sz w:val="32"/>
          <w:szCs w:val="32"/>
          <w:cs/>
        </w:rPr>
        <w:t>สร้าง</w:t>
      </w:r>
      <w:r w:rsidRPr="00FF5721">
        <w:rPr>
          <w:rFonts w:asciiTheme="minorBidi" w:hAnsiTheme="minorBidi" w:hint="cs"/>
          <w:sz w:val="32"/>
          <w:szCs w:val="32"/>
          <w:cs/>
        </w:rPr>
        <w:t>ระบบจัดหมวดหมู่องค์ความรู้</w:t>
      </w:r>
      <w:r>
        <w:rPr>
          <w:rFonts w:asciiTheme="minorBidi" w:hAnsiTheme="minorBidi" w:hint="cs"/>
          <w:sz w:val="32"/>
          <w:szCs w:val="32"/>
          <w:cs/>
        </w:rPr>
        <w:t>แ</w:t>
      </w:r>
      <w:r w:rsidRPr="00FF5721">
        <w:rPr>
          <w:rFonts w:asciiTheme="minorBidi" w:hAnsiTheme="minorBidi" w:hint="cs"/>
          <w:sz w:val="32"/>
          <w:szCs w:val="32"/>
          <w:cs/>
        </w:rPr>
        <w:t>บบอัตโนมัติ</w:t>
      </w:r>
      <w:r>
        <w:rPr>
          <w:rFonts w:asciiTheme="minorBidi" w:hAnsiTheme="minorBidi" w:hint="cs"/>
          <w:sz w:val="32"/>
          <w:szCs w:val="32"/>
          <w:cs/>
        </w:rPr>
        <w:t xml:space="preserve">ด้วยเทคโนโลยี </w:t>
      </w:r>
      <w:r>
        <w:rPr>
          <w:rFonts w:asciiTheme="minorBidi" w:hAnsiTheme="minorBidi"/>
          <w:sz w:val="32"/>
          <w:szCs w:val="32"/>
        </w:rPr>
        <w:t xml:space="preserve">Text Mining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>Machine Learning</w:t>
      </w:r>
      <w:r w:rsidRPr="00937A2C">
        <w:rPr>
          <w:rFonts w:asciiTheme="minorBidi" w:hAnsiTheme="minorBidi"/>
          <w:sz w:val="32"/>
          <w:szCs w:val="32"/>
          <w:cs/>
        </w:rPr>
        <w:t xml:space="preserve"> คือการสร้าง </w:t>
      </w:r>
      <w:r w:rsidRPr="00937A2C">
        <w:rPr>
          <w:rFonts w:asciiTheme="minorBidi" w:hAnsiTheme="minorBidi"/>
          <w:sz w:val="32"/>
          <w:szCs w:val="32"/>
        </w:rPr>
        <w:t xml:space="preserve">knowledge sharing platform </w:t>
      </w:r>
      <w:r w:rsidRPr="00937A2C">
        <w:rPr>
          <w:rFonts w:asciiTheme="minorBidi" w:hAnsiTheme="minorBidi"/>
          <w:sz w:val="32"/>
          <w:szCs w:val="32"/>
          <w:cs/>
        </w:rPr>
        <w:t xml:space="preserve">ที่จะช่วยรวบรวมข้อมูลรายงานตัวอย่างการเรียนการสอนที่ดี </w:t>
      </w:r>
      <w:r w:rsidRPr="00937A2C">
        <w:rPr>
          <w:rFonts w:asciiTheme="minorBidi" w:hAnsiTheme="minorBidi"/>
          <w:sz w:val="32"/>
          <w:szCs w:val="32"/>
        </w:rPr>
        <w:t xml:space="preserve">(best practice) </w:t>
      </w:r>
      <w:r w:rsidRPr="00937A2C">
        <w:rPr>
          <w:rFonts w:asciiTheme="minorBidi" w:hAnsiTheme="minorBidi"/>
          <w:sz w:val="32"/>
          <w:szCs w:val="32"/>
          <w:cs/>
        </w:rPr>
        <w:t>มาทำการคัดแยก จัดหมวดหมู่ เพื่อให้คุณครูสามารถสืบค้นข้อมูลได้อย่างมีประสิทธิภาพและรวดเร็ว สามา</w:t>
      </w:r>
      <w:r>
        <w:rPr>
          <w:rFonts w:asciiTheme="minorBidi" w:hAnsiTheme="minorBidi"/>
          <w:sz w:val="32"/>
          <w:szCs w:val="32"/>
          <w:cs/>
        </w:rPr>
        <w:t>รถนำความรู้ไปพัฒนาและปรับใช้ตาม</w:t>
      </w:r>
      <w:r w:rsidRPr="00937A2C">
        <w:rPr>
          <w:rFonts w:asciiTheme="minorBidi" w:hAnsiTheme="minorBidi"/>
          <w:sz w:val="32"/>
          <w:szCs w:val="32"/>
          <w:cs/>
        </w:rPr>
        <w:t xml:space="preserve">เพื่อให้เกิดการเรียนการสอนที่ดีที่จะช่วยพัฒนาศักยภาพของเด็กนักเรียนได้ โดย </w:t>
      </w:r>
      <w:r w:rsidRPr="00937A2C">
        <w:rPr>
          <w:rFonts w:asciiTheme="minorBidi" w:hAnsiTheme="minorBidi"/>
          <w:sz w:val="32"/>
          <w:szCs w:val="32"/>
        </w:rPr>
        <w:t xml:space="preserve">platform </w:t>
      </w:r>
      <w:r w:rsidRPr="00937A2C">
        <w:rPr>
          <w:rFonts w:asciiTheme="minorBidi" w:hAnsiTheme="minorBidi"/>
          <w:sz w:val="32"/>
          <w:szCs w:val="32"/>
          <w:cs/>
        </w:rPr>
        <w:t>มีขอบเขต ดังนี้</w:t>
      </w:r>
    </w:p>
    <w:p w:rsidR="00E86FF1" w:rsidRPr="00B84433" w:rsidRDefault="00E86FF1" w:rsidP="00B84433">
      <w:pPr>
        <w:pStyle w:val="ListParagraph"/>
        <w:numPr>
          <w:ilvl w:val="0"/>
          <w:numId w:val="10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 w:hint="cs"/>
          <w:sz w:val="32"/>
          <w:szCs w:val="32"/>
          <w:cs/>
        </w:rPr>
        <w:t>สร้างเครื่องมือสำหรับ</w:t>
      </w:r>
      <w:r w:rsidRPr="00B84433">
        <w:rPr>
          <w:rFonts w:asciiTheme="minorBidi" w:hAnsiTheme="minorBidi"/>
          <w:sz w:val="32"/>
          <w:szCs w:val="32"/>
          <w:cs/>
        </w:rPr>
        <w:t xml:space="preserve">รับไฟล์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PDF/text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และ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ดึงข้อความภาษาไทยในแต่ละ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ออกมา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โดยข้อความจะถูกประมวลผล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และใส่เข้าใน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เพื่อติด </w:t>
      </w:r>
      <w:r w:rsidRPr="00B84433">
        <w:rPr>
          <w:rFonts w:asciiTheme="minorBidi" w:hAnsiTheme="minorBidi"/>
          <w:sz w:val="32"/>
          <w:szCs w:val="32"/>
          <w:lang w:eastAsia="ja-JP"/>
        </w:rPr>
        <w:t>Tag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ที่เกี่ยวข้องกับเนื้อหาต่อไป</w:t>
      </w:r>
    </w:p>
    <w:p w:rsidR="00E86FF1" w:rsidRPr="00B84433" w:rsidRDefault="00E86FF1" w:rsidP="00B84433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B84433">
        <w:rPr>
          <w:rFonts w:asciiTheme="minorBidi" w:hAnsiTheme="minorBidi"/>
          <w:sz w:val="32"/>
          <w:szCs w:val="32"/>
        </w:rPr>
        <w:t xml:space="preserve">Machine learning model </w:t>
      </w:r>
      <w:r w:rsidRPr="00B84433">
        <w:rPr>
          <w:rFonts w:asciiTheme="minorBidi" w:hAnsiTheme="minorBidi"/>
          <w:sz w:val="32"/>
          <w:szCs w:val="32"/>
          <w:cs/>
        </w:rPr>
        <w:t>ที่สามารถรับข้อมูล</w:t>
      </w:r>
      <w:r w:rsidRPr="00B84433">
        <w:rPr>
          <w:rFonts w:asciiTheme="minorBidi" w:hAnsiTheme="minorBidi" w:hint="cs"/>
          <w:sz w:val="32"/>
          <w:szCs w:val="32"/>
          <w:cs/>
        </w:rPr>
        <w:t>จากไฟล์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text 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ภาษาไทยที่ได้จากขั้นตอนที่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4.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1 และทำการติด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สำหรับ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โดยวิธีการ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supervised classification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ซึ่งจะแบ่งเป็น </w:t>
      </w:r>
      <w:r w:rsidRPr="00B84433">
        <w:rPr>
          <w:rFonts w:asciiTheme="minorBidi" w:hAnsiTheme="minorBidi"/>
          <w:sz w:val="32"/>
          <w:szCs w:val="32"/>
          <w:lang w:eastAsia="ja-JP"/>
        </w:rPr>
        <w:t>2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ขั้นตอนคือ</w:t>
      </w:r>
    </w:p>
    <w:p w:rsidR="00E86FF1" w:rsidRDefault="00E86FF1" w:rsidP="006877B6">
      <w:pPr>
        <w:pStyle w:val="ListParagraph"/>
        <w:numPr>
          <w:ilvl w:val="1"/>
          <w:numId w:val="4"/>
        </w:numPr>
        <w:ind w:left="1418"/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 train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model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โดย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จะรับ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และ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ของ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ย่อหน้าต่างจากผู้เชี่ยวชาญและนำมาปรับจนได้โมเดลทางคณิตศาสตร์ที่เหมาะสม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การทำ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นายหรือการติด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อัตโนมัติด้วยโมเดลทางคณิตศาสตร์ที่พัฒนาขึ้น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จะรับ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ข้อความภาษาไทย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เป็น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อินพุธและทำการติด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ให้ย่อหน้าต่างๆที่อธิบายประเด็นสำคัญของหนังสือ/รายงานแต่ละเล่ม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ผลลัพธ์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จะถูก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เก็บลงใน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ฐานข้อมูลเพื่อการสืบค้นต่อไป</w:t>
      </w:r>
    </w:p>
    <w:p w:rsidR="00E86FF1" w:rsidRPr="00DB15E8" w:rsidRDefault="00E86FF1" w:rsidP="001C3281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สร้าง </w:t>
      </w:r>
      <w:r w:rsidRPr="00937A2C">
        <w:rPr>
          <w:rFonts w:asciiTheme="minorBidi" w:hAnsiTheme="minorBidi"/>
          <w:sz w:val="32"/>
          <w:szCs w:val="32"/>
        </w:rPr>
        <w:t xml:space="preserve">Web application </w:t>
      </w:r>
      <w:r>
        <w:rPr>
          <w:rFonts w:asciiTheme="minorBidi" w:hAnsiTheme="minorBidi" w:hint="cs"/>
          <w:sz w:val="32"/>
          <w:szCs w:val="32"/>
          <w:cs/>
        </w:rPr>
        <w:t>โดยมีคุณสมบัติหลักคือ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สามารถรับไฟล์รายงานในรูปแบบไฟล์ </w:t>
      </w:r>
      <w:r>
        <w:rPr>
          <w:rFonts w:asciiTheme="minorBidi" w:hAnsiTheme="minorBidi"/>
          <w:sz w:val="32"/>
          <w:szCs w:val="32"/>
          <w:lang w:eastAsia="ja-JP"/>
        </w:rPr>
        <w:t xml:space="preserve">text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 </w:t>
      </w:r>
      <w:r>
        <w:rPr>
          <w:rFonts w:asciiTheme="minorBidi" w:hAnsiTheme="minorBidi"/>
          <w:sz w:val="32"/>
          <w:szCs w:val="32"/>
          <w:lang w:eastAsia="ja-JP"/>
        </w:rPr>
        <w:t xml:space="preserve">pdf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เพิ่มเติมจากผู้ใช้ และนำไปประมวลผลโดยใช้ </w:t>
      </w:r>
      <w:r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ซึ่งจะทำการ</w:t>
      </w:r>
      <w:r w:rsidRPr="00DB15E8">
        <w:rPr>
          <w:rFonts w:asciiTheme="minorBidi" w:hAnsiTheme="minorBidi" w:hint="cs"/>
          <w:sz w:val="32"/>
          <w:szCs w:val="32"/>
          <w:cs/>
          <w:lang w:eastAsia="ja-JP"/>
        </w:rPr>
        <w:t xml:space="preserve">ติด </w:t>
      </w:r>
      <w:r w:rsidRPr="00DB15E8">
        <w:rPr>
          <w:rFonts w:asciiTheme="minorBidi" w:hAnsiTheme="minorBidi"/>
          <w:sz w:val="32"/>
          <w:szCs w:val="32"/>
          <w:lang w:eastAsia="ja-JP"/>
        </w:rPr>
        <w:t>tag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โดยอัตโนมัติและเก็บลงฐานข้อมูล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</w:t>
      </w:r>
      <w:r w:rsidRPr="00937A2C">
        <w:rPr>
          <w:rFonts w:asciiTheme="minorBidi" w:hAnsiTheme="minorBidi"/>
          <w:sz w:val="32"/>
          <w:szCs w:val="32"/>
          <w:cs/>
        </w:rPr>
        <w:t xml:space="preserve">สืบค้นข้อมูลตัวอย่างการเรียนการสอนที่ดี </w:t>
      </w:r>
      <w:r>
        <w:rPr>
          <w:rFonts w:asciiTheme="minorBidi" w:hAnsiTheme="minorBidi" w:hint="cs"/>
          <w:sz w:val="32"/>
          <w:szCs w:val="32"/>
          <w:cs/>
        </w:rPr>
        <w:t xml:space="preserve">โดยผ่านการพิมพ์ข้อความหรือคีย์เวิร์ดลงในช่อง </w:t>
      </w:r>
      <w:r>
        <w:rPr>
          <w:rFonts w:asciiTheme="minorBidi" w:hAnsiTheme="minorBidi"/>
          <w:sz w:val="32"/>
          <w:szCs w:val="32"/>
        </w:rPr>
        <w:t>Search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หรือผ่านการคลิกเลือกจากเมนู </w:t>
      </w:r>
      <w:r>
        <w:rPr>
          <w:rFonts w:asciiTheme="minorBidi" w:hAnsiTheme="minorBidi"/>
          <w:sz w:val="32"/>
          <w:szCs w:val="32"/>
          <w:lang w:eastAsia="ja-JP"/>
        </w:rPr>
        <w:t xml:space="preserve">Advance Filter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หรือจากการคลิกบนหน้าจอแผนที่ได้ 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D46186">
        <w:rPr>
          <w:rFonts w:asciiTheme="minorBidi" w:hAnsiTheme="minorBidi" w:hint="cs"/>
          <w:sz w:val="32"/>
          <w:szCs w:val="32"/>
          <w:cs/>
        </w:rPr>
        <w:t>สามารถแสดงผลการสืบค้น</w:t>
      </w:r>
      <w:r>
        <w:rPr>
          <w:rFonts w:asciiTheme="minorBidi" w:hAnsiTheme="minorBidi" w:hint="cs"/>
          <w:sz w:val="32"/>
          <w:szCs w:val="32"/>
          <w:cs/>
        </w:rPr>
        <w:t>ใน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หลายระดับ คือประเภทเอกสาร หมวดหมู่ของ </w:t>
      </w:r>
      <w:r w:rsidRPr="00D46186">
        <w:rPr>
          <w:rFonts w:asciiTheme="minorBidi" w:hAnsiTheme="minorBidi"/>
          <w:sz w:val="32"/>
          <w:szCs w:val="32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และตัวอย่างข้อความที่สำคัญ </w:t>
      </w:r>
      <w:r>
        <w:rPr>
          <w:rFonts w:asciiTheme="minorBidi" w:hAnsiTheme="minorBidi" w:hint="cs"/>
          <w:sz w:val="32"/>
          <w:szCs w:val="32"/>
          <w:cs/>
        </w:rPr>
        <w:t>นอกจากนี้</w:t>
      </w:r>
      <w:r w:rsidRPr="00D46186">
        <w:rPr>
          <w:rFonts w:asciiTheme="minorBidi" w:hAnsiTheme="minorBidi" w:hint="cs"/>
          <w:sz w:val="32"/>
          <w:szCs w:val="32"/>
          <w:cs/>
        </w:rPr>
        <w:t>ผู้ใช้</w:t>
      </w:r>
      <w:r>
        <w:rPr>
          <w:rFonts w:asciiTheme="minorBidi" w:hAnsiTheme="minorBidi" w:hint="cs"/>
          <w:sz w:val="32"/>
          <w:szCs w:val="32"/>
          <w:cs/>
        </w:rPr>
        <w:t>ระบบจ</w:t>
      </w:r>
      <w:r w:rsidRPr="00D46186">
        <w:rPr>
          <w:rFonts w:asciiTheme="minorBidi" w:hAnsiTheme="minorBidi" w:hint="cs"/>
          <w:sz w:val="32"/>
          <w:szCs w:val="32"/>
          <w:cs/>
        </w:rPr>
        <w:t>ะสามารถดาวน์โหลดไฟล์ต้นฉบับ</w:t>
      </w:r>
      <w:r>
        <w:rPr>
          <w:rFonts w:asciiTheme="minorBidi" w:hAnsiTheme="minorBidi" w:hint="cs"/>
          <w:sz w:val="32"/>
          <w:szCs w:val="32"/>
          <w:cs/>
        </w:rPr>
        <w:t>ออกจากระบบ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ได้หากต้องการ 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ผู้ใช้ระบบสามารถให้ </w:t>
      </w:r>
      <w:r>
        <w:rPr>
          <w:rFonts w:asciiTheme="minorBidi" w:hAnsiTheme="minorBidi"/>
          <w:sz w:val="32"/>
          <w:szCs w:val="32"/>
        </w:rPr>
        <w:t xml:space="preserve">review </w:t>
      </w:r>
      <w:r>
        <w:rPr>
          <w:rFonts w:asciiTheme="minorBidi" w:hAnsiTheme="minorBidi" w:hint="cs"/>
          <w:sz w:val="32"/>
          <w:szCs w:val="32"/>
          <w:cs/>
        </w:rPr>
        <w:t xml:space="preserve">และ กด </w:t>
      </w:r>
      <w:r>
        <w:rPr>
          <w:rFonts w:asciiTheme="minorBidi" w:hAnsiTheme="minorBidi"/>
          <w:sz w:val="32"/>
          <w:szCs w:val="32"/>
        </w:rPr>
        <w:t xml:space="preserve">Like </w:t>
      </w:r>
      <w:r>
        <w:rPr>
          <w:rFonts w:asciiTheme="minorBidi" w:hAnsiTheme="minorBidi" w:hint="cs"/>
          <w:sz w:val="32"/>
          <w:szCs w:val="32"/>
          <w:cs/>
        </w:rPr>
        <w:t>ข้อความ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และแชร์บทความที่น่าสนใจบน </w:t>
      </w:r>
      <w:r>
        <w:rPr>
          <w:rFonts w:asciiTheme="minorBidi" w:hAnsiTheme="minorBidi"/>
          <w:sz w:val="32"/>
          <w:szCs w:val="32"/>
          <w:lang w:eastAsia="ja-JP"/>
        </w:rPr>
        <w:t xml:space="preserve">Facebook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ได้ </w:t>
      </w:r>
      <w:r>
        <w:rPr>
          <w:rFonts w:asciiTheme="minorBidi" w:hAnsiTheme="minorBidi" w:hint="cs"/>
          <w:sz w:val="32"/>
          <w:szCs w:val="32"/>
          <w:cs/>
        </w:rPr>
        <w:t xml:space="preserve">ซึ่งระบบจะนำข้อมูล </w:t>
      </w:r>
      <w:r>
        <w:rPr>
          <w:rFonts w:asciiTheme="minorBidi" w:hAnsiTheme="minorBidi"/>
          <w:sz w:val="32"/>
          <w:szCs w:val="32"/>
        </w:rPr>
        <w:t xml:space="preserve">Review/Like/Share </w:t>
      </w:r>
      <w:r>
        <w:rPr>
          <w:rFonts w:asciiTheme="minorBidi" w:hAnsiTheme="minorBidi" w:hint="cs"/>
          <w:sz w:val="32"/>
          <w:szCs w:val="32"/>
          <w:cs/>
        </w:rPr>
        <w:t>ไปใช้ในการจัดอันดับข้อความและรายงานต่อไป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</w:p>
    <w:p w:rsidR="006B49C3" w:rsidRPr="00E86FF1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B62988" w:rsidRPr="00B62988" w:rsidRDefault="00A964B6" w:rsidP="00B62988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B62988" w:rsidRDefault="00B62988" w:rsidP="00B62988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3A1C5E" w:rsidRDefault="003A1C5E" w:rsidP="00B62988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32F7B000" wp14:editId="0169989E">
            <wp:extent cx="7965972" cy="4519963"/>
            <wp:effectExtent l="8255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5847" cy="45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B6" w:rsidRPr="006D7ABF" w:rsidRDefault="00B62988" w:rsidP="006D7ABF">
      <w:pPr>
        <w:pStyle w:val="ListParagraph"/>
        <w:ind w:left="360"/>
        <w:jc w:val="center"/>
        <w:rPr>
          <w:ins w:id="221" w:author="Intouch Sangkrajang" w:date="2016-11-14T18:10:00Z"/>
          <w:rFonts w:ascii="TH Sarabun New" w:hAnsi="TH Sarabun New" w:cs="TH Sarabun New" w:hint="cs"/>
          <w:sz w:val="32"/>
          <w:szCs w:val="32"/>
          <w:lang w:eastAsia="ja-JP"/>
        </w:rPr>
      </w:pPr>
      <w:ins w:id="222" w:author="Intouch Sangkrajang" w:date="2016-11-14T18:11:00Z"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 xml:space="preserve">ภาพที่ 1.1 </w:t>
        </w:r>
        <w:r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</w:p>
    <w:p w:rsidR="00546DA5" w:rsidRPr="006B49C3" w:rsidDel="00546DA5" w:rsidRDefault="00546DA5" w:rsidP="003D6D45">
      <w:pPr>
        <w:pStyle w:val="ListParagraph"/>
        <w:ind w:left="360"/>
        <w:jc w:val="center"/>
        <w:rPr>
          <w:del w:id="223" w:author="Intouch Sangkrajang" w:date="2016-11-14T18:11:00Z"/>
          <w:rFonts w:ascii="TH SarabunPSK" w:hAnsi="TH SarabunPSK" w:cs="TH SarabunPSK" w:hint="cs"/>
          <w:sz w:val="32"/>
          <w:szCs w:val="32"/>
          <w:cs/>
          <w:lang w:eastAsia="ja-JP"/>
        </w:rPr>
      </w:pPr>
    </w:p>
    <w:p w:rsidR="006B49C3" w:rsidDel="00546DA5" w:rsidRDefault="006B49C3">
      <w:pPr>
        <w:jc w:val="center"/>
        <w:rPr>
          <w:del w:id="224" w:author="Intouch Sangkrajang" w:date="2016-11-14T18:11:00Z"/>
          <w:rFonts w:ascii="TH SarabunPSK" w:hAnsi="TH SarabunPSK" w:cs="TH SarabunPSK"/>
          <w:b/>
          <w:bCs/>
          <w:sz w:val="32"/>
          <w:szCs w:val="32"/>
          <w:cs/>
          <w:lang w:eastAsia="ja-JP"/>
        </w:rPr>
        <w:pPrChange w:id="225" w:author="Intouch Sangkrajang" w:date="2016-11-14T18:11:00Z">
          <w:pPr/>
        </w:pPrChange>
      </w:pPr>
      <w:del w:id="226" w:author="Intouch Sangkrajang" w:date="2016-11-14T18:11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  <w:lang w:eastAsia="ja-JP"/>
          </w:rPr>
          <w:br w:type="page"/>
        </w:r>
      </w:del>
    </w:p>
    <w:p w:rsidR="00A964B6" w:rsidRPr="002343DA" w:rsidDel="00546DA5" w:rsidRDefault="000464C8" w:rsidP="003D6D45">
      <w:pPr>
        <w:jc w:val="center"/>
        <w:rPr>
          <w:del w:id="227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  <w:lang w:eastAsia="ja-JP"/>
        </w:rPr>
        <w:t xml:space="preserve">2 </w:t>
      </w: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>ที่มา ทฤษฎีและงานวิจัยที่เกี่ยวข้อง</w:t>
      </w:r>
    </w:p>
    <w:p w:rsidR="00546DA5" w:rsidRPr="002343DA" w:rsidRDefault="00546DA5">
      <w:pPr>
        <w:jc w:val="center"/>
        <w:rPr>
          <w:ins w:id="228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</w:p>
    <w:p w:rsidR="006B49C3" w:rsidDel="00546DA5" w:rsidRDefault="002343DA" w:rsidP="002343DA">
      <w:pPr>
        <w:pStyle w:val="NoSpacing"/>
        <w:rPr>
          <w:del w:id="229" w:author="Intouch Sangkrajang" w:date="2016-11-14T18:11:00Z"/>
          <w:lang w:eastAsia="ja-JP"/>
        </w:rPr>
      </w:pPr>
      <w:r>
        <w:rPr>
          <w:lang w:eastAsia="ja-JP"/>
        </w:rPr>
        <w:br/>
      </w:r>
    </w:p>
    <w:p w:rsidR="006B49C3" w:rsidRPr="006B49C3" w:rsidRDefault="006B49C3" w:rsidP="002343DA">
      <w:pPr>
        <w:pStyle w:val="NoSpacing"/>
        <w:rPr>
          <w:lang w:eastAsia="ja-JP"/>
        </w:rPr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2B30EA" w:rsidRPr="00E71A98" w:rsidRDefault="003E67D1" w:rsidP="002B30EA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="002B30EA" w:rsidRPr="00E71A98">
        <w:rPr>
          <w:rFonts w:ascii="TH SarabunPSK" w:hAnsi="TH SarabunPSK" w:cs="TH SarabunPSK"/>
          <w:sz w:val="32"/>
          <w:szCs w:val="32"/>
        </w:rPr>
        <w:t>unstructured information(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เอกสาร</w:t>
      </w:r>
      <w:r w:rsidR="002B30EA" w:rsidRPr="00E71A98">
        <w:rPr>
          <w:rFonts w:ascii="TH SarabunPSK" w:hAnsi="TH SarabunPSK" w:cs="TH SarabunPSK"/>
          <w:sz w:val="32"/>
          <w:szCs w:val="32"/>
        </w:rPr>
        <w:t>,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structured information(SQL tables)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Deepdive Stanford University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และนำมา</w:t>
      </w:r>
      <w:r w:rsidR="002B30EA">
        <w:rPr>
          <w:rFonts w:ascii="TH SarabunPSK" w:hAnsi="TH SarabunPSK" w:cs="TH SarabunPSK"/>
          <w:sz w:val="32"/>
          <w:szCs w:val="32"/>
          <w:cs/>
        </w:rPr>
        <w:t>ทำการวิเคร</w:t>
      </w:r>
      <w:r w:rsidR="002B30EA">
        <w:rPr>
          <w:rFonts w:ascii="TH SarabunPSK" w:hAnsi="TH SarabunPSK" w:cs="TH SarabunPSK" w:hint="cs"/>
          <w:sz w:val="32"/>
          <w:szCs w:val="32"/>
          <w:cs/>
        </w:rPr>
        <w:t>าะ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ห์ข้อมูลต่างๆได้ โดยใช้หลักการทำ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document clustering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Topic Discovery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r w:rsidR="002B30EA" w:rsidRPr="00E71A98">
        <w:rPr>
          <w:rFonts w:ascii="TH SarabunPSK" w:hAnsi="TH SarabunPSK" w:cs="TH SarabunPSK"/>
          <w:sz w:val="32"/>
          <w:szCs w:val="32"/>
        </w:rPr>
        <w:t>Deepdive</w:t>
      </w:r>
      <w:r w:rsidR="002B30EA">
        <w:rPr>
          <w:rFonts w:ascii="TH SarabunPSK" w:hAnsi="TH SarabunPSK" w:cs="TH SarabunPSK"/>
          <w:sz w:val="32"/>
          <w:szCs w:val="32"/>
        </w:rPr>
        <w:t xml:space="preserve"> [2]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แล้ว จะมีโปรแกรมสำหรับดึงข้อมูลจาก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2B30EA" w:rsidRPr="00E71A98">
        <w:rPr>
          <w:rFonts w:ascii="TH SarabunPSK" w:hAnsi="TH SarabunPSK" w:cs="TH SarabunPSK"/>
          <w:sz w:val="32"/>
          <w:szCs w:val="32"/>
        </w:rPr>
        <w:t>AlchemyLangage API</w:t>
      </w:r>
      <w:r w:rsidR="002B30EA">
        <w:rPr>
          <w:rFonts w:ascii="TH SarabunPSK" w:hAnsi="TH SarabunPSK" w:cs="TH SarabunPSK"/>
          <w:sz w:val="32"/>
          <w:szCs w:val="32"/>
        </w:rPr>
        <w:t xml:space="preserve"> [3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ซึ่งใช้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IBM Watson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public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Custom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Alchemy API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Sentiment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ของคำ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Keywords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r w:rsidR="002B30EA" w:rsidRPr="00E71A98">
        <w:rPr>
          <w:rFonts w:ascii="TH SarabunPSK" w:hAnsi="TH SarabunPSK" w:cs="TH SarabunPSK"/>
          <w:sz w:val="32"/>
          <w:szCs w:val="32"/>
        </w:rPr>
        <w:t>Aylien</w:t>
      </w:r>
      <w:r w:rsidR="002B30EA">
        <w:rPr>
          <w:rFonts w:ascii="TH SarabunPSK" w:hAnsi="TH SarabunPSK" w:cs="TH SarabunPSK"/>
          <w:sz w:val="32"/>
          <w:szCs w:val="32"/>
        </w:rPr>
        <w:t xml:space="preserve"> [4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]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ที่เป็นโปรแกรมที่รับ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text file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, </w:t>
      </w:r>
      <w:r w:rsidR="002B30EA">
        <w:rPr>
          <w:rFonts w:ascii="TH SarabunPSK" w:hAnsi="TH SarabunPSK" w:cs="TH SarabunPSK"/>
          <w:sz w:val="32"/>
          <w:szCs w:val="32"/>
          <w:cs/>
        </w:rPr>
        <w:t>สรุปของบทความ หรือการสร้าง</w:t>
      </w:r>
      <w:r w:rsidR="002B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30EA">
        <w:rPr>
          <w:rFonts w:ascii="TH SarabunPSK" w:hAnsi="TH SarabunPSK" w:cs="TH SarabunPSK"/>
          <w:sz w:val="32"/>
          <w:szCs w:val="32"/>
        </w:rPr>
        <w:t xml:space="preserve">hashtag </w:t>
      </w:r>
      <w:r w:rsidR="002B30EA">
        <w:rPr>
          <w:rFonts w:ascii="TH SarabunPSK" w:hAnsi="TH SarabunPSK" w:cs="TH SarabunPSK"/>
          <w:sz w:val="32"/>
          <w:szCs w:val="32"/>
          <w:cs/>
        </w:rPr>
        <w:t>จาก</w:t>
      </w:r>
      <w:r w:rsidR="002B30EA">
        <w:rPr>
          <w:rFonts w:ascii="TH SarabunPSK" w:hAnsi="TH SarabunPSK" w:cs="TH SarabunPSK"/>
          <w:sz w:val="32"/>
          <w:szCs w:val="32"/>
        </w:rPr>
        <w:t xml:space="preserve"> model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Library </w:t>
      </w:r>
      <w:r w:rsidR="002B30EA" w:rsidRPr="00E71A98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="002B30EA" w:rsidRPr="00E71A98">
        <w:rPr>
          <w:rFonts w:ascii="TH SarabunPSK" w:hAnsi="TH SarabunPSK" w:cs="TH SarabunPSK"/>
          <w:sz w:val="32"/>
          <w:szCs w:val="32"/>
        </w:rPr>
        <w:t xml:space="preserve">NLP Stanford </w:t>
      </w:r>
    </w:p>
    <w:p w:rsidR="003E67D1" w:rsidRPr="00AF10A4" w:rsidRDefault="002B30EA" w:rsidP="002B30EA">
      <w:pPr>
        <w:jc w:val="both"/>
        <w:rPr>
          <w:ins w:id="230" w:author="Intouch Sangkrajang" w:date="2016-11-14T18:11:00Z"/>
          <w:rFonts w:ascii="TH SarabunPSK" w:hAnsi="TH SarabunPSK" w:cs="TH SarabunPSK" w:hint="cs"/>
          <w:sz w:val="32"/>
          <w:szCs w:val="32"/>
          <w:cs/>
        </w:rPr>
      </w:pPr>
      <w:r w:rsidRPr="00E71A98">
        <w:rPr>
          <w:rFonts w:ascii="TH SarabunPSK" w:hAnsi="TH SarabunPSK" w:cs="TH SarabunPSK"/>
          <w:sz w:val="32"/>
          <w:szCs w:val="32"/>
        </w:rPr>
        <w:tab/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สำหรับเครื่องมือและเทคโนโลยีต่างๆที่ทางกลุ่มได้เลือกใช้ในขั้นตอนต่างๆ จะแบ่งเป็นการทำ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ซึ่งในปัจจุบันมีโปรแกรมสำหรับตัดคำภาษาไทยต่างๆได้แก่ </w:t>
      </w:r>
      <w:r w:rsidRPr="00E71A98">
        <w:rPr>
          <w:rFonts w:ascii="TH SarabunPSK" w:hAnsi="TH SarabunPSK" w:cs="TH SarabunPSK"/>
          <w:sz w:val="32"/>
          <w:szCs w:val="32"/>
        </w:rPr>
        <w:t xml:space="preserve">LexTo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เป็นโปรแกรมในการจัดคำที่จะใช้วิธี </w:t>
      </w:r>
      <w:r w:rsidRPr="00E71A98">
        <w:rPr>
          <w:rFonts w:ascii="TH SarabunPSK" w:hAnsi="TH SarabunPSK" w:cs="TH SarabunPSK"/>
          <w:sz w:val="32"/>
          <w:szCs w:val="32"/>
        </w:rPr>
        <w:t xml:space="preserve">Dictionary base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ในการที่จะเลือกแบ่งคำจากประโยค และ </w:t>
      </w:r>
      <w:r w:rsidRPr="00E71A98">
        <w:rPr>
          <w:rFonts w:ascii="TH SarabunPSK" w:hAnsi="TH SarabunPSK" w:cs="TH SarabunPSK"/>
          <w:sz w:val="32"/>
          <w:szCs w:val="32"/>
        </w:rPr>
        <w:t xml:space="preserve">TLex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เป็นโปรแกรมในการตัดคำภาษาไทยโดยใช้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ชื่อว่า </w:t>
      </w:r>
      <w:r w:rsidRPr="00E71A98">
        <w:rPr>
          <w:rFonts w:ascii="TH SarabunPSK" w:hAnsi="TH SarabunPSK" w:cs="TH SarabunPSK"/>
          <w:sz w:val="32"/>
          <w:szCs w:val="32"/>
        </w:rPr>
        <w:t xml:space="preserve">Condition Random Fields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โดยทางกลุ่มได้เลือกใช้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Lexto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สำหรับการตัดคำเนื่องจากมีการเพิ่มคำใหม่ต่างๆ การใช้ </w:t>
      </w:r>
      <w:r w:rsidRPr="00E71A98">
        <w:rPr>
          <w:rFonts w:ascii="TH SarabunPSK" w:hAnsi="TH SarabunPSK" w:cs="TH SarabunPSK"/>
          <w:sz w:val="32"/>
          <w:szCs w:val="32"/>
        </w:rPr>
        <w:t xml:space="preserve">Dictionary base </w:t>
      </w:r>
      <w:r w:rsidRPr="00E71A98">
        <w:rPr>
          <w:rFonts w:ascii="TH SarabunPSK" w:hAnsi="TH SarabunPSK" w:cs="TH SarabunPSK"/>
          <w:sz w:val="32"/>
          <w:szCs w:val="32"/>
          <w:cs/>
        </w:rPr>
        <w:t>จะง่ายกว่าในการเรียนรู้</w:t>
      </w:r>
      <w:r w:rsidRPr="00E71A98">
        <w:rPr>
          <w:rFonts w:ascii="TH SarabunPSK" w:hAnsi="TH SarabunPSK" w:cs="TH SarabunPSK"/>
          <w:sz w:val="32"/>
          <w:szCs w:val="32"/>
        </w:rPr>
        <w:t>,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นั้น จะมีวิธีการทำ </w:t>
      </w:r>
      <w:r w:rsidRPr="00E71A98">
        <w:rPr>
          <w:rFonts w:ascii="TH SarabunPSK" w:hAnsi="TH SarabunPSK" w:cs="TH SarabunPSK"/>
          <w:sz w:val="32"/>
          <w:szCs w:val="32"/>
        </w:rPr>
        <w:t xml:space="preserve">Clustering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E71A98">
        <w:rPr>
          <w:rFonts w:ascii="TH SarabunPSK" w:hAnsi="TH SarabunPSK" w:cs="TH SarabunPSK"/>
          <w:sz w:val="32"/>
          <w:szCs w:val="32"/>
        </w:rPr>
        <w:t xml:space="preserve">Text Analysis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2 ตัว ได้แก่ </w:t>
      </w:r>
      <w:r>
        <w:rPr>
          <w:rFonts w:ascii="TH SarabunPSK" w:hAnsi="TH SarabunPSK" w:cs="TH SarabunPSK"/>
          <w:sz w:val="32"/>
          <w:szCs w:val="32"/>
        </w:rPr>
        <w:t>Latent Dirichlet Allocation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E71A98">
        <w:rPr>
          <w:rFonts w:ascii="TH SarabunPSK" w:hAnsi="TH SarabunPSK" w:cs="TH SarabunPSK"/>
          <w:sz w:val="32"/>
          <w:szCs w:val="32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โดยจะเป็นการทำ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topic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discovery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โดยจะตรวจสอบเนื้อหาภายในนำมาเปรียบเทียบกับเอกสารอื่นๆใน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 และ </w:t>
      </w:r>
      <w:r>
        <w:rPr>
          <w:rFonts w:ascii="TH SarabunPSK" w:hAnsi="TH SarabunPSK" w:cs="TH SarabunPSK"/>
          <w:sz w:val="32"/>
          <w:szCs w:val="32"/>
          <w:lang w:eastAsia="ja-JP"/>
        </w:rPr>
        <w:t>Latent semantic analysis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>
        <w:rPr>
          <w:rFonts w:ascii="TH SarabunPSK" w:hAnsi="TH SarabunPSK" w:cs="TH SarabunPSK"/>
          <w:sz w:val="32"/>
          <w:szCs w:val="32"/>
          <w:lang w:eastAsia="ja-JP"/>
        </w:rPr>
        <w:t>[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6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จะทำการสร้าง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matrix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สำหรับเก็บจำนวน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frequency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ของคำและใช้วิธีการทางคณิตศาสตร์เรียกว่า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Singular value decomposition (SVD)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ในการลดจำนวนมิติของ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array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matrix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เพื่อหาค่าที่มีความเกี่ยวข้องมากที่สุดจากในเอกสารนั้นๆ ซึ่งทางกลุ่มได้เลือกใช้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เนื่องจากสามารถตรวจสอบหาความเกี่ยวเนื่องระหว่างเอกสารได้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>ดีกว่า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>
        <w:rPr>
          <w:rFonts w:ascii="TH SarabunPSK" w:hAnsi="TH SarabunPSK" w:cs="TH SarabunPSK"/>
          <w:sz w:val="32"/>
          <w:szCs w:val="32"/>
          <w:lang w:eastAsia="ja-JP"/>
        </w:rPr>
        <w:t>[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7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และสุดท้ายการทำ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จะมีเทคนิคต่างๆ เช่น </w:t>
      </w:r>
      <w:r>
        <w:rPr>
          <w:rFonts w:ascii="TH SarabunPSK" w:hAnsi="TH SarabunPSK" w:cs="TH SarabunPSK"/>
          <w:sz w:val="32"/>
          <w:szCs w:val="32"/>
          <w:lang w:eastAsia="ja-JP"/>
        </w:rPr>
        <w:t>One-vs-Rest</w:t>
      </w:r>
      <w:r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สามารถให้ผลลัพธ์การจัดกลุ่มได้หลายผลลัพธ์ (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multiclass classification)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โดยจะใช้วิธีการจัดกลุ่มข้อมูลนั้นๆ เข้าในแต่ละหมวดหมู่แล้วทำการเปรียบเทียบผลกับหมวดหมู่อื่นๆ แล้วเลือกผลลัพธ์ที่ทำให้การจัดกลุ่มมีความแม่นยำสูงที่สุด โดยการจัดกลุ่มอันนี้จะทำให้ข้อมูล 1 ย่อหน้าสามารถมี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ได้หลายอย่าง</w:t>
      </w:r>
      <w:r>
        <w:rPr>
          <w:rFonts w:ascii="TH SarabunPSK" w:hAnsi="TH SarabunPSK" w:cs="TH SarabunPSK"/>
          <w:sz w:val="32"/>
          <w:szCs w:val="32"/>
          <w:lang w:eastAsia="ja-JP"/>
        </w:rPr>
        <w:t>, Neural network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classification algorithm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ที่เลียนแบบการทำงานของระบบประสาทของมนุษย์ และสุดท้าย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Decision Tree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rule-based classification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คือการสร้างต้นไม้ของ</w:t>
      </w:r>
      <w:r w:rsidRPr="00E71A98">
        <w:rPr>
          <w:rFonts w:ascii="TH SarabunPSK" w:hAnsi="TH SarabunPSK" w:cs="TH SarabunPSK" w:hint="cs"/>
          <w:sz w:val="32"/>
          <w:szCs w:val="32"/>
          <w:cs/>
          <w:lang w:eastAsia="ja-JP"/>
        </w:rPr>
        <w:t>กฎ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เพื่อที่จะจัดกลุ่มข้อมูล โดยทางกลุ่มได้เลือกใช้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>Neural Network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 [8]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เนื่องจากเป็น </w:t>
      </w:r>
      <w:r w:rsidRPr="00E71A98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E71A98">
        <w:rPr>
          <w:rFonts w:ascii="TH SarabunPSK" w:hAnsi="TH SarabunPSK" w:cs="TH SarabunPSK"/>
          <w:sz w:val="32"/>
          <w:szCs w:val="32"/>
          <w:cs/>
          <w:lang w:eastAsia="ja-JP"/>
        </w:rPr>
        <w:t>ที่มีความยืดหยุ่นสูง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 และมีการปรับปรุงประสิทธิภาพของ </w:t>
      </w:r>
      <w:r w:rsidRPr="00E71A98">
        <w:rPr>
          <w:rFonts w:ascii="TH SarabunPSK" w:hAnsi="TH SarabunPSK" w:cs="TH SarabunPSK"/>
          <w:sz w:val="32"/>
          <w:szCs w:val="32"/>
        </w:rPr>
        <w:t xml:space="preserve">model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ได้เรื่อยๆ ระหว่างที่กำลังทำงานอยู่ ซึ่งต่างจาก </w:t>
      </w:r>
      <w:r w:rsidRPr="00E71A98">
        <w:rPr>
          <w:rFonts w:ascii="TH SarabunPSK" w:hAnsi="TH SarabunPSK" w:cs="TH SarabunPSK"/>
          <w:sz w:val="32"/>
          <w:szCs w:val="32"/>
        </w:rPr>
        <w:t xml:space="preserve">rule-based algorithm </w:t>
      </w:r>
      <w:r w:rsidRPr="00E71A98">
        <w:rPr>
          <w:rFonts w:ascii="TH SarabunPSK" w:hAnsi="TH SarabunPSK" w:cs="TH SarabunPSK"/>
          <w:sz w:val="32"/>
          <w:szCs w:val="32"/>
          <w:cs/>
        </w:rPr>
        <w:t xml:space="preserve">ที่จะตายตัวเมื่อการสร้าง </w:t>
      </w:r>
      <w:r w:rsidRPr="00E71A98">
        <w:rPr>
          <w:rFonts w:ascii="TH SarabunPSK" w:hAnsi="TH SarabunPSK" w:cs="TH SarabunPSK"/>
          <w:sz w:val="32"/>
          <w:szCs w:val="32"/>
        </w:rPr>
        <w:t xml:space="preserve">model </w:t>
      </w:r>
      <w:r w:rsidRPr="00E71A98">
        <w:rPr>
          <w:rFonts w:ascii="TH SarabunPSK" w:hAnsi="TH SarabunPSK" w:cs="TH SarabunPSK"/>
          <w:sz w:val="32"/>
          <w:szCs w:val="32"/>
          <w:cs/>
        </w:rPr>
        <w:t>เสร็จสิ้น</w:t>
      </w:r>
      <w:r w:rsidR="00AF10A4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ซึ่งสามารถสรุป</w:t>
      </w:r>
      <w:r w:rsidR="00AF10A4">
        <w:rPr>
          <w:rFonts w:ascii="TH SarabunPSK" w:hAnsi="TH SarabunPSK" w:cs="TH SarabunPSK" w:hint="cs"/>
          <w:sz w:val="32"/>
          <w:szCs w:val="32"/>
          <w:cs/>
          <w:lang w:eastAsia="ja-JP"/>
        </w:rPr>
        <w:t>เทคนิคและเทคโนโลยี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ที่ใช้ได้</w:t>
      </w:r>
      <w:r w:rsidR="00AF10A4">
        <w:rPr>
          <w:rFonts w:ascii="TH SarabunPSK" w:hAnsi="TH SarabunPSK" w:cs="TH SarabunPSK" w:hint="cs"/>
          <w:sz w:val="32"/>
          <w:szCs w:val="32"/>
          <w:cs/>
          <w:lang w:eastAsia="ja-JP"/>
        </w:rPr>
        <w:t>ดังต่อไปนี้</w:t>
      </w:r>
    </w:p>
    <w:p w:rsidR="003E67D1" w:rsidRDefault="002B30EA" w:rsidP="002B30EA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30EA">
        <w:rPr>
          <w:rFonts w:ascii="TH SarabunPSK" w:hAnsi="TH SarabunPSK" w:cs="TH SarabunPSK"/>
          <w:b/>
          <w:bCs/>
          <w:sz w:val="32"/>
          <w:szCs w:val="32"/>
        </w:rPr>
        <w:t xml:space="preserve">Word Segmentation </w:t>
      </w:r>
      <w:r>
        <w:rPr>
          <w:rFonts w:ascii="TH SarabunPSK" w:hAnsi="TH SarabunPSK" w:cs="TH SarabunPSK"/>
          <w:sz w:val="32"/>
          <w:szCs w:val="32"/>
        </w:rPr>
        <w:t xml:space="preserve">[9]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การแบ่งคำในภาษาต่างๆ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เช่นภาษาอังกฤษหรือภาษาที่ใช้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Latin Alphabet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จะมีการแบ่งคำโดยการใช้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space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และภาษาญี่ปุ่นหรือจีนที่คำที่มีความหมายในตัวเองและมีการทำ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sentence 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แต่สำหรับภาษาไทยนั้น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Sentense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จะไม่มี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delimiter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ใดๆเลย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ทำให้จำเป็นต้องใช้โปรแกรมสำหรับการทำ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เพื่อที่จะระบุคำว่าในรูปประโยคนี้จะมีคำใดบ้าง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และวิธีการทางการทำ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Word Segmentation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จะมีการทำ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Forward Step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/>
          <w:sz w:val="32"/>
          <w:szCs w:val="32"/>
        </w:rPr>
        <w:t xml:space="preserve">Backward Step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สำหรับการหาค่าความน่าจะเป็นของรูปประโยค</w:t>
      </w:r>
      <w:r w:rsidRPr="002B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30EA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เพื่อให้ได้ผลลัพธ์ที่ดีที่สุดในการแบ่งคำ</w:t>
      </w:r>
      <w:r w:rsidR="003E67D1" w:rsidRPr="002B30EA">
        <w:rPr>
          <w:rFonts w:ascii="TH SarabunPSK" w:hAnsi="TH SarabunPSK" w:cs="TH SarabunPSK"/>
          <w:sz w:val="32"/>
          <w:szCs w:val="32"/>
        </w:rPr>
        <w:t>bag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>-</w:t>
      </w:r>
      <w:r w:rsidR="003E67D1" w:rsidRPr="002B30EA">
        <w:rPr>
          <w:rFonts w:ascii="TH SarabunPSK" w:hAnsi="TH SarabunPSK" w:cs="TH SarabunPSK"/>
          <w:sz w:val="32"/>
          <w:szCs w:val="32"/>
        </w:rPr>
        <w:t>of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>-</w:t>
      </w:r>
      <w:r w:rsidR="003E67D1" w:rsidRPr="002B30EA">
        <w:rPr>
          <w:rFonts w:ascii="TH SarabunPSK" w:hAnsi="TH SarabunPSK" w:cs="TH SarabunPSK"/>
          <w:sz w:val="32"/>
          <w:szCs w:val="32"/>
        </w:rPr>
        <w:t>words model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="003E67D1" w:rsidRPr="002B30EA">
        <w:rPr>
          <w:rFonts w:ascii="TH SarabunPSK" w:hAnsi="TH SarabunPSK" w:cs="TH SarabunPSK"/>
          <w:sz w:val="32"/>
          <w:szCs w:val="32"/>
        </w:rPr>
        <w:t xml:space="preserve">mapping </w:t>
      </w:r>
      <w:r w:rsidR="003E67D1" w:rsidRPr="002B30EA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6D7ABF" w:rsidRDefault="006D7ABF" w:rsidP="006D7ABF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B</w:t>
      </w:r>
      <w:r w:rsidRPr="006D7ABF">
        <w:rPr>
          <w:rFonts w:ascii="TH SarabunPSK" w:hAnsi="TH SarabunPSK" w:cs="TH SarabunPSK"/>
          <w:b/>
          <w:bCs/>
          <w:sz w:val="32"/>
          <w:szCs w:val="32"/>
        </w:rPr>
        <w:t>ag-of-words model</w:t>
      </w:r>
      <w:r>
        <w:rPr>
          <w:rFonts w:ascii="TH SarabunPSK" w:hAnsi="TH SarabunPSK" w:cs="TH SarabunPSK"/>
          <w:sz w:val="32"/>
          <w:szCs w:val="32"/>
        </w:rPr>
        <w:t xml:space="preserve"> [10</w:t>
      </w:r>
      <w:r w:rsidRPr="006D7ABF">
        <w:rPr>
          <w:rFonts w:ascii="TH SarabunPSK" w:hAnsi="TH SarabunPSK" w:cs="TH SarabunPSK"/>
          <w:sz w:val="32"/>
          <w:szCs w:val="32"/>
        </w:rPr>
        <w:t xml:space="preserve">]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ที่ใช้วิธีการเก็บตัวอักษรในเอกสารและทำการ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mapping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กับตัวเลข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เพื่อใช้เป็นตัวแปรสำหรับนำไปใช้ประโยชน์สำหรับการทำ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Mathmethic 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และการทำ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และการทำ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Bag-of-words Model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จะเป็นส่วนหนึ่งของขั้นตอนแรกการ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TF-IDF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สำหรับการนับความถี่ของคำและสร้าง</w:t>
      </w:r>
      <w:r w:rsidRPr="006D7A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7ABF">
        <w:rPr>
          <w:rFonts w:ascii="TH SarabunPSK" w:hAnsi="TH SarabunPSK" w:cs="TH SarabunPSK"/>
          <w:sz w:val="32"/>
          <w:szCs w:val="32"/>
        </w:rPr>
        <w:t xml:space="preserve">model N-gram </w:t>
      </w:r>
      <w:r w:rsidRPr="006D7ABF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:rsidR="006D7ABF" w:rsidRDefault="006D7ABF" w:rsidP="006D7ABF">
      <w:pPr>
        <w:pStyle w:val="ListParagraph"/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16F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99F207F" wp14:editId="68AE911C">
            <wp:extent cx="5438106" cy="3060000"/>
            <wp:effectExtent l="0" t="0" r="0" b="7620"/>
            <wp:docPr id="12" name="Picture 12" descr="C:\Users\Art\Downloads\word-embeddings-why-the-hype-6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\Downloads\word-embeddings-why-the-hype-6-6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F" w:rsidRPr="006D7ABF" w:rsidRDefault="006D7ABF" w:rsidP="006D7ABF">
      <w:pPr>
        <w:pStyle w:val="ListParagraph"/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ตัวอย่างการทำ </w:t>
      </w:r>
      <w:r>
        <w:rPr>
          <w:rFonts w:ascii="TH SarabunPSK" w:hAnsi="TH SarabunPSK" w:cs="TH SarabunPSK"/>
          <w:sz w:val="32"/>
          <w:szCs w:val="32"/>
        </w:rPr>
        <w:t>Bag of Words Model</w:t>
      </w:r>
      <w:r>
        <w:rPr>
          <w:rFonts w:ascii="TH SarabunPSK" w:hAnsi="TH SarabunPSK" w:cs="TH SarabunPSK"/>
          <w:sz w:val="32"/>
          <w:szCs w:val="32"/>
        </w:rPr>
        <w:t xml:space="preserve"> [10]</w:t>
      </w:r>
    </w:p>
    <w:p w:rsidR="000E0763" w:rsidRPr="006D7ABF" w:rsidRDefault="003E67D1" w:rsidP="006D7ABF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="002B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30EA">
        <w:rPr>
          <w:rFonts w:ascii="TH SarabunPSK" w:hAnsi="TH SarabunPSK" w:cs="TH SarabunPSK"/>
          <w:sz w:val="32"/>
          <w:szCs w:val="32"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11</w:t>
      </w:r>
      <w:r w:rsidR="002B30EA">
        <w:rPr>
          <w:rFonts w:ascii="TH SarabunPSK" w:hAnsi="TH SarabunPSK" w:cs="TH SarabunPSK"/>
          <w:sz w:val="32"/>
          <w:szCs w:val="32"/>
        </w:rPr>
        <w:t>]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เพื่อหาอัตราส่วนว่าคำๆนี้มีความสำคัญต่อบทความโดยรวมมากน้อยแค่ไหน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โดยในขั้นตอนนี้จะทำการนับจำนวนครั้งที่คำต่างๆปรากฎในบทความหนึ่งๆ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8916F0" w:rsidRPr="008916F0" w:rsidRDefault="003E67D1" w:rsidP="008916F0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ที่ใส่เข้าใป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546DA5" w:rsidRDefault="003E67D1" w:rsidP="001C2F70">
      <w:pPr>
        <w:pStyle w:val="ListParagraph"/>
        <w:numPr>
          <w:ilvl w:val="2"/>
          <w:numId w:val="15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="008916F0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r w:rsidR="008916F0">
        <w:rPr>
          <w:rFonts w:ascii="TH SarabunPSK" w:hAnsi="TH SarabunPSK" w:cs="TH SarabunPSK"/>
          <w:sz w:val="32"/>
          <w:szCs w:val="32"/>
          <w:lang w:eastAsia="ja-JP"/>
        </w:rPr>
        <w:t>[</w:t>
      </w:r>
      <w:r w:rsidR="006D7ABF">
        <w:rPr>
          <w:rFonts w:ascii="TH SarabunPSK" w:hAnsi="TH SarabunPSK" w:cs="TH SarabunPSK"/>
          <w:sz w:val="32"/>
          <w:szCs w:val="32"/>
          <w:lang w:eastAsia="ja-JP"/>
        </w:rPr>
        <w:t>12</w:t>
      </w:r>
      <w:r w:rsidR="008916F0">
        <w:rPr>
          <w:rFonts w:ascii="TH SarabunPSK" w:hAnsi="TH SarabunPSK" w:cs="TH SarabunPSK"/>
          <w:sz w:val="32"/>
          <w:szCs w:val="32"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ย่อยๆ ต่างๆ ไป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9347AA" w:rsidRDefault="009347AA" w:rsidP="009347AA">
      <w:pPr>
        <w:pStyle w:val="ListParagraph"/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1E45ABC" wp14:editId="629AED72">
            <wp:extent cx="379095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AA" w:rsidRDefault="00CD7441" w:rsidP="009347AA">
      <w:pPr>
        <w:pStyle w:val="ListParagraph"/>
        <w:spacing w:line="256" w:lineRule="auto"/>
        <w:jc w:val="center"/>
        <w:rPr>
          <w:ins w:id="231" w:author="Intouch Sangkrajang" w:date="2016-11-14T18:11:00Z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2.2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7AA">
        <w:rPr>
          <w:rFonts w:ascii="TH SarabunPSK" w:hAnsi="TH SarabunPSK" w:cs="TH SarabunPSK"/>
          <w:sz w:val="32"/>
          <w:szCs w:val="32"/>
          <w:cs/>
        </w:rPr>
        <w:t>–</w:t>
      </w:r>
      <w:r w:rsidR="009347AA">
        <w:rPr>
          <w:rFonts w:ascii="TH SarabunPSK" w:hAnsi="TH SarabunPSK" w:cs="TH SarabunPSK" w:hint="cs"/>
          <w:sz w:val="32"/>
          <w:szCs w:val="32"/>
          <w:cs/>
        </w:rPr>
        <w:t xml:space="preserve"> ลักษณะโครงสร้างของ </w:t>
      </w:r>
      <w:r w:rsidR="009347AA">
        <w:rPr>
          <w:rFonts w:ascii="TH SarabunPSK" w:hAnsi="TH SarabunPSK" w:cs="TH SarabunPSK"/>
          <w:sz w:val="32"/>
          <w:szCs w:val="32"/>
        </w:rPr>
        <w:t>Neural Network</w:t>
      </w:r>
    </w:p>
    <w:p w:rsidR="00546DA5" w:rsidRPr="00546DA5" w:rsidRDefault="00546DA5">
      <w:pPr>
        <w:pStyle w:val="NoSpacing"/>
        <w:pPrChange w:id="232" w:author="Intouch Sangkrajang" w:date="2016-11-14T18:11:00Z">
          <w:pPr>
            <w:pStyle w:val="ListParagraph"/>
            <w:numPr>
              <w:ilvl w:val="2"/>
              <w:numId w:val="6"/>
            </w:numPr>
            <w:spacing w:line="256" w:lineRule="auto"/>
            <w:ind w:hanging="720"/>
            <w:jc w:val="thaiDistribute"/>
          </w:pPr>
        </w:pPrChange>
      </w:pPr>
    </w:p>
    <w:p w:rsidR="003E67D1" w:rsidRPr="006B49C3" w:rsidRDefault="003E67D1" w:rsidP="001C2F70">
      <w:pPr>
        <w:pStyle w:val="ListParagraph"/>
        <w:numPr>
          <w:ilvl w:val="1"/>
          <w:numId w:val="15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CD7441">
        <w:rPr>
          <w:rFonts w:ascii="TH SarabunPSK" w:hAnsi="TH SarabunPSK" w:cs="TH SarabunPSK"/>
          <w:sz w:val="32"/>
          <w:szCs w:val="32"/>
        </w:rPr>
        <w:t>1</w:t>
      </w:r>
      <w:r w:rsidR="006D7ABF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6D7ABF">
        <w:rPr>
          <w:rFonts w:ascii="TH SarabunPSK" w:hAnsi="TH SarabunPSK" w:cs="TH SarabunPSK"/>
          <w:sz w:val="32"/>
          <w:szCs w:val="32"/>
        </w:rPr>
        <w:t>15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ที่สูง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lastRenderedPageBreak/>
        <w:t>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="006D7ABF">
        <w:rPr>
          <w:rFonts w:ascii="TH SarabunPSK" w:hAnsi="TH SarabunPSK" w:cs="TH SarabunPSK"/>
          <w:sz w:val="32"/>
          <w:szCs w:val="32"/>
        </w:rPr>
        <w:t>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="006D7ABF">
        <w:rPr>
          <w:rFonts w:ascii="TH SarabunPSK" w:hAnsi="TH SarabunPSK" w:cs="TH SarabunPSK"/>
          <w:sz w:val="32"/>
          <w:szCs w:val="32"/>
        </w:rPr>
        <w:t>17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3E67D1" w:rsidRPr="006B49C3" w:rsidRDefault="003E67D1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Pr="006B49C3" w:rsidRDefault="003E0E06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E564DF" w:rsidRPr="006B49C3" w:rsidRDefault="00E564DF" w:rsidP="001C2F70">
      <w:pPr>
        <w:pStyle w:val="ListParagraph"/>
        <w:numPr>
          <w:ilvl w:val="2"/>
          <w:numId w:val="15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</w:rPr>
        <w:t>และ</w:t>
      </w:r>
      <w:r w:rsidRPr="006B49C3">
        <w:rPr>
          <w:rFonts w:ascii="TH SarabunPSK" w:hAnsi="TH SarabunPSK" w:cs="TH SarabunPSK"/>
          <w:sz w:val="32"/>
          <w:szCs w:val="32"/>
        </w:rPr>
        <w:t xml:space="preserve"> JDBC</w:t>
      </w:r>
    </w:p>
    <w:p w:rsidR="00E564DF" w:rsidRPr="006B49C3" w:rsidDel="00930B1D" w:rsidRDefault="00E564DF" w:rsidP="003E0E06">
      <w:pPr>
        <w:spacing w:line="256" w:lineRule="auto"/>
        <w:jc w:val="both"/>
        <w:rPr>
          <w:del w:id="233" w:author="Intouch Sangkrajang" w:date="2016-11-14T14:10:00Z"/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3E0E06">
      <w:pPr>
        <w:spacing w:line="256" w:lineRule="auto"/>
        <w:jc w:val="both"/>
        <w:rPr>
          <w:del w:id="234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Pr="002343DA" w:rsidRDefault="003E0E06" w:rsidP="003E0E06">
      <w:pPr>
        <w:spacing w:line="256" w:lineRule="auto"/>
        <w:jc w:val="center"/>
        <w:rPr>
          <w:ins w:id="235" w:author="Intouch Sangkrajang" w:date="2016-11-14T18:11:00Z"/>
          <w:rFonts w:ascii="TH SarabunPSK" w:hAnsi="TH SarabunPSK" w:cs="TH SarabunPSK"/>
          <w:b/>
          <w:bCs/>
          <w:sz w:val="40"/>
          <w:szCs w:val="40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</w:rPr>
        <w:t xml:space="preserve">3 </w:t>
      </w:r>
      <w:r w:rsidR="00F64975" w:rsidRPr="002343DA">
        <w:rPr>
          <w:rFonts w:ascii="TH SarabunPSK" w:hAnsi="TH SarabunPSK" w:cs="TH SarabunPSK"/>
          <w:b/>
          <w:bCs/>
          <w:sz w:val="40"/>
          <w:szCs w:val="40"/>
          <w:cs/>
        </w:rPr>
        <w:t>การออกแบบและระเบียบวิธีวิจัย</w:t>
      </w:r>
    </w:p>
    <w:p w:rsidR="00546DA5" w:rsidRDefault="00546DA5" w:rsidP="002343DA">
      <w:pPr>
        <w:pStyle w:val="NoSpacing"/>
      </w:pPr>
    </w:p>
    <w:p w:rsidR="002343DA" w:rsidRPr="006B49C3" w:rsidRDefault="002343DA" w:rsidP="002343DA">
      <w:pPr>
        <w:pStyle w:val="NoSpacing"/>
      </w:pP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635228" w:rsidRDefault="00635228">
      <w:pPr>
        <w:rPr>
          <w:lang w:eastAsia="ja-JP"/>
        </w:rPr>
      </w:pPr>
      <w:r>
        <w:rPr>
          <w:lang w:eastAsia="ja-JP"/>
        </w:rPr>
        <w:br w:type="page"/>
      </w:r>
    </w:p>
    <w:p w:rsidR="00635228" w:rsidRPr="006B49C3" w:rsidRDefault="00635228" w:rsidP="00635228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lastRenderedPageBreak/>
        <w:t>Flowchart</w:t>
      </w:r>
    </w:p>
    <w:p w:rsidR="00635228" w:rsidRDefault="00635228" w:rsidP="00635228">
      <w:pPr>
        <w:spacing w:line="256" w:lineRule="auto"/>
        <w:jc w:val="center"/>
        <w:rPr>
          <w:ins w:id="236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4861B4" wp14:editId="18D916E7">
            <wp:extent cx="3371850" cy="7966147"/>
            <wp:effectExtent l="0" t="0" r="0" b="0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88" cy="7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28" w:rsidRPr="00546DA5" w:rsidRDefault="00635228" w:rsidP="00635228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rPrChange w:id="237" w:author="Intouch Sangkrajang" w:date="2016-11-14T18:15:00Z">
            <w:rPr>
              <w:rFonts w:ascii="TH SarabunPSK" w:hAnsi="TH SarabunPSK" w:cs="TH SarabunPSK"/>
              <w:b/>
              <w:bCs/>
              <w:sz w:val="32"/>
              <w:szCs w:val="32"/>
            </w:rPr>
          </w:rPrChange>
        </w:rPr>
      </w:pPr>
      <w:ins w:id="238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D52752">
        <w:rPr>
          <w:rFonts w:ascii="TH SarabunPSK" w:hAnsi="TH SarabunPSK" w:cs="TH SarabunPSK" w:hint="cs"/>
          <w:sz w:val="32"/>
          <w:szCs w:val="32"/>
          <w:cs/>
        </w:rPr>
        <w:t>1</w:t>
      </w:r>
      <w:ins w:id="239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ลำดับการทำงานของซอฟต์แวร์</w:t>
        </w:r>
      </w:ins>
    </w:p>
    <w:p w:rsidR="00635228" w:rsidRPr="006B49C3" w:rsidRDefault="00635228" w:rsidP="00635228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ส่วนประกอบในการทำงาน จะแบ่งขั้นตอนต่างๆออกเป็น 5 ส่วน ได้แก่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2343DA">
        <w:rPr>
          <w:rFonts w:ascii="TH SarabunPSK" w:hAnsi="TH SarabunPSK" w:cs="TH SarabunPSK"/>
          <w:sz w:val="32"/>
          <w:szCs w:val="32"/>
        </w:rPr>
        <w:t xml:space="preserve"> Train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Predict 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Flat 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2343DA">
        <w:rPr>
          <w:rFonts w:ascii="TH SarabunPSK" w:hAnsi="TH SarabunPSK" w:cs="TH SarabunPSK"/>
          <w:sz w:val="32"/>
          <w:szCs w:val="32"/>
        </w:rPr>
        <w:t>Label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2343DA">
        <w:rPr>
          <w:rFonts w:ascii="TH SarabunPSK" w:hAnsi="TH SarabunPSK" w:cs="TH SarabunPSK"/>
          <w:sz w:val="32"/>
          <w:szCs w:val="32"/>
        </w:rPr>
        <w:t>Train Model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2343DA">
        <w:rPr>
          <w:rFonts w:ascii="TH SarabunPSK" w:hAnsi="TH SarabunPSK" w:cs="TH SarabunPSK"/>
          <w:sz w:val="32"/>
          <w:szCs w:val="32"/>
        </w:rPr>
        <w:t>Word Segmentation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2343DA">
        <w:rPr>
          <w:rFonts w:ascii="TH SarabunPSK" w:hAnsi="TH SarabunPSK" w:cs="TH SarabunPSK"/>
          <w:sz w:val="32"/>
          <w:szCs w:val="32"/>
        </w:rPr>
        <w:t xml:space="preserve">NER </w:t>
      </w:r>
      <w:r w:rsidRPr="002343DA">
        <w:rPr>
          <w:rFonts w:ascii="TH SarabunPSK" w:hAnsi="TH SarabunPSK" w:cs="TH SarabunPSK"/>
          <w:sz w:val="32"/>
          <w:szCs w:val="32"/>
          <w:cs/>
        </w:rPr>
        <w:t>(</w:t>
      </w:r>
      <w:r w:rsidRPr="002343DA">
        <w:rPr>
          <w:rFonts w:ascii="TH SarabunPSK" w:hAnsi="TH SarabunPSK" w:cs="TH SarabunPSK"/>
          <w:sz w:val="32"/>
          <w:szCs w:val="32"/>
        </w:rPr>
        <w:t>Name Entity Recognition</w:t>
      </w:r>
      <w:r w:rsidRPr="002343DA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2343DA">
        <w:rPr>
          <w:rFonts w:ascii="TH SarabunPSK" w:hAnsi="TH SarabunPSK" w:cs="TH SarabunPSK"/>
          <w:sz w:val="32"/>
          <w:szCs w:val="32"/>
        </w:rPr>
        <w:t>,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2343DA">
        <w:rPr>
          <w:rFonts w:ascii="TH SarabunPSK" w:hAnsi="TH SarabunPSK" w:cs="TH SarabunPSK"/>
          <w:sz w:val="32"/>
          <w:szCs w:val="32"/>
        </w:rPr>
        <w:t xml:space="preserve">,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2343DA">
        <w:rPr>
          <w:rFonts w:ascii="TH SarabunPSK" w:hAnsi="TH SarabunPSK" w:cs="TH SarabunPSK"/>
          <w:sz w:val="32"/>
          <w:szCs w:val="32"/>
        </w:rPr>
        <w:t>bag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>of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word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2343DA">
        <w:rPr>
          <w:rFonts w:ascii="TH SarabunPSK" w:hAnsi="TH SarabunPSK" w:cs="TH SarabunPSK"/>
          <w:sz w:val="32"/>
          <w:szCs w:val="32"/>
        </w:rPr>
        <w:t>Topic Discovery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2343DA">
        <w:rPr>
          <w:rFonts w:ascii="TH SarabunPSK" w:hAnsi="TH SarabunPSK" w:cs="TH SarabunPSK"/>
          <w:sz w:val="32"/>
          <w:szCs w:val="32"/>
        </w:rPr>
        <w:t xml:space="preserve">paragraph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2343DA">
        <w:rPr>
          <w:rFonts w:ascii="TH SarabunPSK" w:hAnsi="TH SarabunPSK" w:cs="TH SarabunPSK"/>
          <w:sz w:val="32"/>
          <w:szCs w:val="32"/>
        </w:rPr>
        <w:t>TF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IDF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2343DA">
        <w:rPr>
          <w:rFonts w:ascii="TH SarabunPSK" w:hAnsi="TH SarabunPSK" w:cs="TH SarabunPSK"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</w:rPr>
        <w:t xml:space="preserve">Clustering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 xml:space="preserve">Latent Dirichlet Allocation </w:t>
      </w:r>
    </w:p>
    <w:p w:rsid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Machine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2343DA">
        <w:rPr>
          <w:rFonts w:ascii="TH SarabunPSK" w:hAnsi="TH SarabunPSK" w:cs="TH SarabunPSK"/>
          <w:sz w:val="32"/>
          <w:szCs w:val="32"/>
        </w:rPr>
        <w:t xml:space="preserve">Training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</w:rPr>
        <w:t xml:space="preserve">Testing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2343DA">
        <w:rPr>
          <w:rFonts w:ascii="TH SarabunPSK" w:hAnsi="TH SarabunPSK" w:cs="TH SarabunPSK"/>
          <w:sz w:val="32"/>
          <w:szCs w:val="32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>Neural Network</w:t>
      </w:r>
    </w:p>
    <w:p w:rsidR="00635228" w:rsidRP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635228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635228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635228">
        <w:rPr>
          <w:rFonts w:ascii="TH SarabunPSK" w:hAnsi="TH SarabunPSK" w:cs="TH SarabunPSK"/>
          <w:sz w:val="32"/>
          <w:szCs w:val="32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635228" w:rsidRPr="006B49C3" w:rsidRDefault="00635228" w:rsidP="00635228">
      <w:pPr>
        <w:pStyle w:val="NoSpacing"/>
        <w:rPr>
          <w:cs/>
          <w:lang w:eastAsia="ja-JP"/>
        </w:rPr>
      </w:pPr>
    </w:p>
    <w:p w:rsidR="00546DA5" w:rsidRPr="006B49C3" w:rsidRDefault="002343DA" w:rsidP="002343DA">
      <w:pPr>
        <w:rPr>
          <w:rFonts w:ascii="TH SarabunPSK" w:hAnsi="TH SarabunPSK" w:cs="TH SarabunPSK"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52752">
        <w:rPr>
          <w:rFonts w:ascii="TH SarabunPSK" w:hAnsi="TH SarabunPSK" w:cs="TH SarabunPSK"/>
          <w:b/>
          <w:bCs/>
          <w:sz w:val="32"/>
          <w:szCs w:val="32"/>
        </w:rPr>
        <w:t>2</w:t>
      </w:r>
      <w:del w:id="240" w:author="Intouch Sangkrajang" w:date="2016-11-14T18:11:00Z">
        <w:r w:rsidRP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3</w:delText>
        </w:r>
      </w:del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34206" cy="354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06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jc w:val="center"/>
        <w:rPr>
          <w:ins w:id="241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42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5822EC">
        <w:rPr>
          <w:rFonts w:ascii="TH SarabunPSK" w:hAnsi="TH SarabunPSK" w:cs="TH SarabunPSK" w:hint="cs"/>
          <w:sz w:val="32"/>
          <w:szCs w:val="32"/>
          <w:cs/>
        </w:rPr>
        <w:t>2</w:t>
      </w:r>
      <w:ins w:id="243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สถาปัตยกรรมของซอฟต์แวร์</w:t>
        </w:r>
      </w:ins>
    </w:p>
    <w:p w:rsidR="006B49C3" w:rsidRPr="006B49C3" w:rsidDel="00546DA5" w:rsidRDefault="002343DA" w:rsidP="002343DA">
      <w:pPr>
        <w:jc w:val="center"/>
        <w:rPr>
          <w:del w:id="244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45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555555555555555555555555</w:delText>
        </w:r>
      </w:del>
    </w:p>
    <w:p w:rsidR="00200793" w:rsidRPr="006B49C3" w:rsidRDefault="00200793" w:rsidP="002343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MLlib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ที่ใช้ใน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343DA">
      <w:pPr>
        <w:spacing w:line="25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343DA">
      <w:pPr>
        <w:pStyle w:val="NoSpacing"/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52752">
        <w:rPr>
          <w:rFonts w:ascii="TH SarabunPSK" w:hAnsi="TH SarabunPSK" w:cs="TH SarabunPSK"/>
          <w:b/>
          <w:bCs/>
          <w:sz w:val="32"/>
          <w:szCs w:val="32"/>
          <w:cs/>
        </w:rPr>
        <w:t>.3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spacing w:line="256" w:lineRule="auto"/>
        <w:jc w:val="center"/>
        <w:rPr>
          <w:ins w:id="246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47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</w:t>
        </w:r>
      </w:ins>
      <w:r w:rsidR="005822EC">
        <w:rPr>
          <w:rFonts w:ascii="TH SarabunPSK" w:hAnsi="TH SarabunPSK" w:cs="TH SarabunPSK" w:hint="cs"/>
          <w:sz w:val="32"/>
          <w:szCs w:val="32"/>
          <w:cs/>
        </w:rPr>
        <w:t>3</w:t>
      </w:r>
      <w:ins w:id="248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</w:p>
    <w:p w:rsidR="006B49C3" w:rsidRPr="006B49C3" w:rsidDel="00546DA5" w:rsidRDefault="002343DA" w:rsidP="006B49C3">
      <w:pPr>
        <w:spacing w:line="256" w:lineRule="auto"/>
        <w:jc w:val="center"/>
        <w:rPr>
          <w:del w:id="249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50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</w:delText>
        </w:r>
      </w:del>
    </w:p>
    <w:p w:rsidR="002343DA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2343DA" w:rsidRPr="006B49C3" w:rsidRDefault="002343DA" w:rsidP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2343DA" w:rsidRPr="00D52752" w:rsidRDefault="00FA6CA2" w:rsidP="00D5275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  <w:r w:rsidR="002343DA" w:rsidRPr="00D52752"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Del="00201404" w:rsidRDefault="00FA6CA2" w:rsidP="002343DA">
      <w:pPr>
        <w:rPr>
          <w:del w:id="251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1732" cy="306000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3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3.4</w:t>
        </w:r>
      </w:ins>
      <w:del w:id="25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1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main page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7170" cy="30600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3.5</w:t>
        </w:r>
      </w:ins>
      <w:del w:id="255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2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7C072F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 w:rsidR="007C072F">
        <w:rPr>
          <w:rFonts w:ascii="TH SarabunPSK" w:hAnsi="TH SarabunPSK" w:cs="TH SarabunPSK"/>
          <w:sz w:val="32"/>
          <w:szCs w:val="32"/>
        </w:rPr>
        <w:t xml:space="preserve">User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 w:rsidR="007C072F">
        <w:rPr>
          <w:rFonts w:ascii="TH SarabunPSK" w:hAnsi="TH SarabunPSK" w:cs="TH SarabunPSK"/>
          <w:sz w:val="32"/>
          <w:szCs w:val="32"/>
        </w:rPr>
        <w:t xml:space="preserve">Username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C072F">
        <w:rPr>
          <w:rFonts w:ascii="TH SarabunPSK" w:hAnsi="TH SarabunPSK" w:cs="TH SarabunPSK"/>
          <w:sz w:val="32"/>
          <w:szCs w:val="32"/>
        </w:rPr>
        <w:t xml:space="preserve">Password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สำหรับใช้งาน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3681" cy="306000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ins w:id="256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.6</w:t>
        </w:r>
      </w:ins>
      <w:r w:rsidR="007C072F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89984" cy="306000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8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7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3.7</w:t>
        </w:r>
      </w:ins>
      <w:del w:id="258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4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4580" cy="306000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59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3.8</w:t>
        </w:r>
      </w:ins>
      <w:del w:id="260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5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</w:p>
    <w:p w:rsidR="00A3120A" w:rsidRPr="006B49C3" w:rsidRDefault="007C072F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หน้าผลการค้นหา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 xml:space="preserve">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="00A3120A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7C072F">
      <w:pPr>
        <w:jc w:val="center"/>
      </w:pPr>
      <w:r w:rsidRPr="006B49C3">
        <w:rPr>
          <w:noProof/>
        </w:rPr>
        <w:drawing>
          <wp:inline distT="0" distB="0" distL="0" distR="0">
            <wp:extent cx="5007172" cy="3060000"/>
            <wp:effectExtent l="0" t="0" r="317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1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3.9</w:t>
        </w:r>
      </w:ins>
      <w:del w:id="262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6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93592" cy="306000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9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3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3.10</w:t>
        </w:r>
      </w:ins>
      <w:r w:rsidRPr="006B49C3">
        <w:rPr>
          <w:rFonts w:ascii="TH SarabunPSK" w:hAnsi="TH SarabunPSK" w:cs="TH SarabunPSK"/>
          <w:sz w:val="32"/>
          <w:szCs w:val="32"/>
          <w:cs/>
        </w:rPr>
        <w:t xml:space="preserve"> หน้าจอส่วนของการอัพโหลดเอกสารขึ้นระบบ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3543" cy="306000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4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3.11</w:t>
        </w:r>
      </w:ins>
      <w:del w:id="265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8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</w:p>
    <w:p w:rsidR="008256B6" w:rsidRDefault="00A3120A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Pr="006B49C3" w:rsidRDefault="00635228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527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ข้อจำกัดของซอฟต์แวร์</w:t>
      </w:r>
    </w:p>
    <w:p w:rsidR="00635228" w:rsidRPr="006B49C3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ทำให้การเขียนโปรแกรมที่สามารถประมวลผลภาษาไทยได้อย่างสมบูรณ์แบบจึงเป็นเรื่องยาก ดังนั้นความแม่นยำในการ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635228" w:rsidRPr="006B49C3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635228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ins w:id="266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จะทำให้ตำแหน่งของคำเกิดการคลาดเคลื่อนซึ่งจะส่งผลให้ย่อหน้าที่ได้ออกมาอาจเกิดความผิดพลาดได้</w:t>
      </w:r>
    </w:p>
    <w:p w:rsidR="00635228" w:rsidRPr="002343DA" w:rsidRDefault="00635228" w:rsidP="00635228">
      <w:pPr>
        <w:pStyle w:val="NoSpacing"/>
      </w:pPr>
    </w:p>
    <w:p w:rsidR="00635228" w:rsidRDefault="00635228" w:rsidP="00635228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>ระบบสามารถรองรับเอกสารที่เป็นภาษาไทยได้ ซึ่งในปัจจุบันนั้น ตามที่เราได้หาข้อมูลมายังไม่มี</w:t>
      </w:r>
      <w:r w:rsidRPr="002343DA">
        <w:rPr>
          <w:rFonts w:ascii="TH SarabunPSK" w:hAnsi="TH SarabunPSK" w:cs="TH SarabunPSK"/>
          <w:sz w:val="32"/>
          <w:szCs w:val="32"/>
        </w:rPr>
        <w:t>q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ซอฟแวร์ใดๆ ที่สามารถทำการแยกเอกสารภาษาไทยและนำไปเก็บข้อมูลลงในระบบฐานข้อมูล อีกทั้งระบบสามารถรับเอกสารที่จะนำเข้าไปในระบบได้ทั้ง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 xml:space="preserve">ระบบมีการใช้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ทำให้การจำแนก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ระบบใช้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ในการเก็บข้อมูลเอกสารต่างๆ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 w:hint="cs"/>
          <w:sz w:val="32"/>
          <w:szCs w:val="32"/>
          <w:cs/>
        </w:rPr>
      </w:pPr>
    </w:p>
    <w:p w:rsidR="00A3120A" w:rsidRPr="006B49C3" w:rsidRDefault="008256B6" w:rsidP="008256B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FA6CA2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256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4 ผลการวิจัยและอภิปรายผล</w:t>
      </w:r>
    </w:p>
    <w:p w:rsidR="008256B6" w:rsidRDefault="008256B6" w:rsidP="008256B6">
      <w:pPr>
        <w:pStyle w:val="NoSpacing"/>
      </w:pPr>
    </w:p>
    <w:p w:rsidR="008256B6" w:rsidRPr="008256B6" w:rsidRDefault="008256B6" w:rsidP="008256B6">
      <w:pPr>
        <w:pStyle w:val="NoSpacing"/>
      </w:pP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7D62A97F" wp14:editId="511FB96F">
            <wp:extent cx="5988630" cy="30600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63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2343DA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67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4.1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2C95BE62" wp14:editId="6F81A298">
            <wp:extent cx="5918176" cy="3024000"/>
            <wp:effectExtent l="0" t="0" r="698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817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68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4.2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</w:t>
      </w:r>
    </w:p>
    <w:p w:rsidR="0061791B" w:rsidRDefault="008256B6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โดยหลังจากทำการ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จะมี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การแบ่ง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ในระบบและแสดงผลออกมาให้ใส่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ในหน้าสำหรับใส่ </w:t>
      </w:r>
      <w:r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8256B6" w:rsidRPr="006B49C3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1663311" wp14:editId="78C2115A">
            <wp:extent cx="5441006" cy="30600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B6" w:rsidRPr="008256B6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4.3 ภาพตัวอย่างของหน้าเว็บในการ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>
        <w:rPr>
          <w:rFonts w:ascii="TH SarabunPSK" w:hAnsi="TH SarabunPSK" w:cs="TH SarabunPSK"/>
          <w:sz w:val="32"/>
          <w:szCs w:val="32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>
        <w:rPr>
          <w:rFonts w:ascii="TH SarabunPSK" w:hAnsi="TH SarabunPSK" w:cs="TH SarabunPSK"/>
          <w:sz w:val="32"/>
          <w:szCs w:val="32"/>
        </w:rPr>
        <w:t>PDF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69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4</w:t>
      </w:r>
      <w:ins w:id="270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4278C1E" wp14:editId="0C372E26">
            <wp:extent cx="5442278" cy="306000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22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F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71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5</w:t>
      </w:r>
      <w:ins w:id="272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>PDF</w:t>
      </w: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อภิปรายผล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เพื่อเว้นบรรทัดแยกเอาไว้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มาเป็นไฟล์ข้อความนั้น จะพบปัญหาว่า ไฟล์ข้อความที่ได้มานั้น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73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Pr="006B49C3" w:rsidDel="00546DA5" w:rsidRDefault="00343A9B" w:rsidP="00A3120A">
      <w:pPr>
        <w:spacing w:line="256" w:lineRule="auto"/>
        <w:rPr>
          <w:del w:id="274" w:author="Intouch Sangkrajang" w:date="2016-11-14T18:1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เป็นไฟลฺข้อความนั้นอ่านสระอำออกมาตามปกติไม่ได้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75" w:author="Intouch Sangkrajang" w:date="2016-11-14T18:16:00Z">
          <w:pPr/>
        </w:pPrChange>
      </w:pPr>
      <w:del w:id="276" w:author="Intouch Sangkrajang" w:date="2016-11-14T18:16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</w:rPr>
          <w:br w:type="page"/>
        </w:r>
      </w:del>
    </w:p>
    <w:p w:rsidR="00635228" w:rsidRPr="006B49C3" w:rsidRDefault="008256B6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  <w:r w:rsidR="00D5275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4.3 </w:t>
      </w:r>
      <w:r w:rsidR="00635228"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596BD3">
        <w:tc>
          <w:tcPr>
            <w:tcW w:w="8365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635228" w:rsidRPr="006B49C3" w:rsidRDefault="00635228" w:rsidP="00596BD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8256B6" w:rsidRDefault="008256B6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343A9B" w:rsidRPr="006B49C3" w:rsidDel="00CF7834" w:rsidRDefault="00343A9B" w:rsidP="00A3120A">
      <w:pPr>
        <w:spacing w:line="256" w:lineRule="auto"/>
        <w:rPr>
          <w:del w:id="277" w:author="Suraphat Saengsiri" w:date="2016-11-14T17:59:00Z"/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78" w:author="Suraphat Saengsiri" w:date="2016-11-14T17:59:00Z">
          <w:pPr/>
        </w:pPrChange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BB1758" w:rsidRDefault="00200793" w:rsidP="00200793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World Economic Forum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Thailand Report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Online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http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://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www3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weforum 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org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docs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GCR2014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15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/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THA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pdf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Ce Zhang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Ph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Dissertation, University of Wisconsin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Madison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DeepDive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: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 Data Management System for Automatic Knowledge Base Construction</w:t>
      </w:r>
      <w:r w:rsidR="007117A2"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 </w:t>
      </w:r>
      <w:hyperlink r:id="rId30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stanford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edu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people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czhang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zhang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thesis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pdf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  <w:t>AlchemyLanguageAPI</w:t>
      </w:r>
      <w:r w:rsidR="007117A2" w:rsidRPr="00BB1758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31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alchemy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-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language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-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demo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mybluemix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net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  <w:t>AYLIEN</w:t>
      </w:r>
      <w:r w:rsidR="007117A2" w:rsidRPr="00BB17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117A2" w:rsidRPr="00BB1758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Available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32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aylien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com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Pr="00BB175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B175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Blei, D. M., Ng, A. Y. and Jordan, M. I. In: Journal of Machine Learning Research 3, pp. 993-1022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Latent Dirichlet allocation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Available: http://www.jmlr.org/papers/volume3/blei03a/blei03a.pdf 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[6]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Latent Semantic Analysis of Wikipedia with Spark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http://www.slideshare.net/SandyRyza/lsa-47411625.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[7]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Costin Chiru, Traian Rebedea and Silvia Ciotec.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Comparison between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LSA-LDA-Lexical Chains</w:t>
      </w:r>
      <w:r w:rsid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B1758">
        <w:rPr>
          <w:rFonts w:ascii="TH Sarabun New" w:hAnsi="TH Sarabun New" w:cs="TH Sarabun New"/>
          <w:color w:val="000000" w:themeColor="text1"/>
          <w:sz w:val="32"/>
          <w:szCs w:val="32"/>
        </w:rPr>
        <w:t>Available: http://www.jmlr.org/papers/volume3/blei03a/blei03a.pdf [2016, October 18]</w:t>
      </w:r>
    </w:p>
    <w:p w:rsidR="008916F0" w:rsidRPr="00BB1758" w:rsidRDefault="008916F0" w:rsidP="008916F0">
      <w:pPr>
        <w:spacing w:line="256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[8]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Rich Caruana, Alexandru Niculescu-Mizil.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An Empirical Comparison of Supervised Learning Algorithms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Avaliable: </w:t>
      </w:r>
      <w:hyperlink r:id="rId33" w:history="1">
        <w:r w:rsidR="00CD7441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 xml:space="preserve">https://www.scribd.com/document/113006633/2006-An-Empirical-Comparison-of-Supervised-Learning-Algorithms </w:t>
        </w:r>
      </w:hyperlink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October 18]</w:t>
      </w:r>
    </w:p>
    <w:p w:rsidR="002B30EA" w:rsidRPr="00BB1758" w:rsidRDefault="002B30EA" w:rsidP="008916F0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8916F0" w:rsidRPr="00BB1758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Graham Neubig, Nara Institute of Science and Technology (NAIST)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Word Segmentation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[Online]. Avaliable: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hyperlink r:id="rId34" w:history="1">
        <w:r w:rsidR="008916F0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http://www.phontron.com/slides/nlp-programming-en-03-ws.pdf</w:t>
        </w:r>
      </w:hyperlink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 w:rsidRPr="00BB1758">
        <w:rPr>
          <w:rFonts w:ascii="TH SarabunPSK" w:hAnsi="TH SarabunPSK" w:cs="TH SarabunPSK"/>
          <w:color w:val="000000" w:themeColor="text1"/>
          <w:sz w:val="32"/>
          <w:szCs w:val="32"/>
        </w:rPr>
        <w:t>[2016, October 18]</w:t>
      </w:r>
    </w:p>
    <w:p w:rsidR="008916F0" w:rsidRPr="00BB1758" w:rsidRDefault="008916F0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[10]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  <w:t>Hady Elsahar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Word Embedding: Why </w:t>
      </w:r>
      <w:r w:rsid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the hype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>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</w:rPr>
        <w:t xml:space="preserve">Avaliable: </w:t>
      </w:r>
      <w:hyperlink r:id="rId35" w:history="1">
        <w:r w:rsidR="006D7ABF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http://www.slideshare.net/hadyelsahar/word-embedings-why-the-hype-55769273</w:t>
        </w:r>
      </w:hyperlink>
      <w:r w:rsidR="006D7ABF"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 November 15]</w:t>
      </w:r>
    </w:p>
    <w:p w:rsidR="006D7ABF" w:rsidRPr="00BB1758" w:rsidRDefault="006D7ABF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[11]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Cambridge University Press.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Tf-idf weighting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[Online]. Avaliable: </w:t>
      </w:r>
      <w:hyperlink r:id="rId36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http://nlp.stanford.edu/IR-book/html/htmledition/tf-idf-weighting-1.html [2016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, November 15]</w:t>
      </w:r>
    </w:p>
    <w:p w:rsidR="002B30EA" w:rsidRPr="00BB1758" w:rsidRDefault="002B30EA" w:rsidP="002B30EA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12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ประหยัด สุพะกำ. </w:t>
      </w:r>
      <w:r w:rsidRPr="00BB17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Artificial Neural Network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[Online]. Avaliable: </w:t>
      </w:r>
      <w:hyperlink r:id="rId37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http://alaska.reru.ac.th/text/ann.pdf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[2016, November 15]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13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ab/>
        <w:t>The Apache Software Foundation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="009C3246" w:rsidRP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eastAsia="ja-JP"/>
        </w:rPr>
        <w:t>Apache Hadoop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[Online]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: </w:t>
      </w:r>
      <w:hyperlink r:id="rId38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hadoop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ab/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.</w:t>
      </w:r>
      <w:r w:rsidR="009C324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</w:t>
      </w:r>
      <w:r w:rsidR="009C3246" w:rsidRPr="009C3246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eastAsia="ja-JP"/>
        </w:rPr>
        <w:t>MLlib | Apache Spark</w:t>
      </w:r>
      <w:r w:rsidR="009C3246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[Online].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: </w:t>
      </w:r>
      <w:hyperlink r:id="rId39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spark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lang w:eastAsia="ja-JP"/>
          </w:rPr>
          <w:t>mllib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  <w:lang w:eastAsia="ja-JP"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15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 w:rsidRP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Apache Impala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[Online]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0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impala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BB1758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Apache HBase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[Online].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1" w:history="1"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hbase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  <w:r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/</w:t>
        </w:r>
      </w:hyperlink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2016, October 18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7B322B" w:rsidRDefault="00200793" w:rsidP="007B322B">
      <w:pPr>
        <w:spacing w:after="0" w:line="240" w:lineRule="auto"/>
        <w:ind w:left="720" w:hanging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="00CD7441" w:rsidRPr="00BB1758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="00F97FA7" w:rsidRPr="00BB1758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</w:rPr>
        <w:t>The Apache Software Foundation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7B322B" w:rsidRPr="007B32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B322B" w:rsidRPr="007B322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PDFBox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322B">
        <w:rPr>
          <w:rFonts w:ascii="TH SarabunPSK" w:hAnsi="TH SarabunPSK" w:cs="TH SarabunPSK"/>
          <w:color w:val="000000" w:themeColor="text1"/>
          <w:sz w:val="32"/>
          <w:szCs w:val="32"/>
        </w:rPr>
        <w:t>[Online]</w:t>
      </w:r>
      <w:r w:rsidR="007B32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>Avaliable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hyperlink r:id="rId42" w:history="1"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://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pdfbox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apache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cs/>
          </w:rPr>
          <w:t>.</w:t>
        </w:r>
        <w:r w:rsidR="0003160B" w:rsidRPr="00BB1758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org</w:t>
        </w:r>
      </w:hyperlink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2016, </w:t>
      </w:r>
      <w:r w:rsidR="0003160B" w:rsidRPr="00BB1758">
        <w:rPr>
          <w:rFonts w:ascii="TH SarabunPSK" w:hAnsi="TH SarabunPSK" w:cs="TH SarabunPSK"/>
          <w:color w:val="000000" w:themeColor="text1"/>
          <w:sz w:val="32"/>
          <w:szCs w:val="32"/>
        </w:rPr>
        <w:t>November 14</w:t>
      </w:r>
      <w:r w:rsidRPr="00BB175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] </w:t>
      </w:r>
      <w:bookmarkStart w:id="279" w:name="_GoBack"/>
      <w:bookmarkEnd w:id="279"/>
    </w:p>
    <w:sectPr w:rsidR="00200793" w:rsidRPr="007B322B" w:rsidSect="003A1C5E"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DE9" w:rsidRDefault="00150DE9" w:rsidP="00264A25">
      <w:pPr>
        <w:spacing w:after="0" w:line="240" w:lineRule="auto"/>
      </w:pPr>
      <w:r>
        <w:separator/>
      </w:r>
    </w:p>
  </w:endnote>
  <w:endnote w:type="continuationSeparator" w:id="0">
    <w:p w:rsidR="00150DE9" w:rsidRDefault="00150DE9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DE9" w:rsidRDefault="00150DE9" w:rsidP="00264A25">
      <w:pPr>
        <w:spacing w:after="0" w:line="240" w:lineRule="auto"/>
      </w:pPr>
      <w:r>
        <w:separator/>
      </w:r>
    </w:p>
  </w:footnote>
  <w:footnote w:type="continuationSeparator" w:id="0">
    <w:p w:rsidR="00150DE9" w:rsidRDefault="00150DE9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ustomXmlInsRangeStart w:id="209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209"/>
      <w:p w:rsidR="00F57894" w:rsidRPr="00065038" w:rsidRDefault="00F5789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210" w:author="อารียา ทัตตินาพานิช" w:date="2016-11-14T03:58:00Z">
              <w:rPr>
                <w:lang w:eastAsia="ja-JP"/>
              </w:rPr>
            </w:rPrChange>
          </w:rPr>
          <w:pPrChange w:id="211" w:author="อารียา ทัตตินาพานิช" w:date="2016-11-14T03:58:00Z">
            <w:pPr>
              <w:pStyle w:val="Header"/>
            </w:pPr>
          </w:pPrChange>
        </w:pPr>
        <w:ins w:id="212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7B322B" w:rsidRPr="007B322B">
          <w:rPr>
            <w:b/>
            <w:bCs/>
            <w:noProof/>
          </w:rPr>
          <w:t>25</w:t>
        </w:r>
        <w:ins w:id="213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214" w:author="อารียา ทัตตินาพานิช" w:date="2016-11-14T03:57:00Z"/>
    </w:sdtContent>
  </w:sdt>
  <w:customXmlInsRangeEnd w:id="21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A3850A6"/>
    <w:multiLevelType w:val="hybridMultilevel"/>
    <w:tmpl w:val="79FC4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7C2B15"/>
    <w:multiLevelType w:val="hybridMultilevel"/>
    <w:tmpl w:val="8686607C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54F26"/>
    <w:multiLevelType w:val="multilevel"/>
    <w:tmpl w:val="67F83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>
    <w:nsid w:val="4FB17C0A"/>
    <w:multiLevelType w:val="hybridMultilevel"/>
    <w:tmpl w:val="E2C419E8"/>
    <w:lvl w:ilvl="0" w:tplc="40849748"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C22298"/>
    <w:multiLevelType w:val="multilevel"/>
    <w:tmpl w:val="915E3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709C5757"/>
    <w:multiLevelType w:val="multilevel"/>
    <w:tmpl w:val="D060984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7F49752F"/>
    <w:multiLevelType w:val="hybridMultilevel"/>
    <w:tmpl w:val="30626D24"/>
    <w:lvl w:ilvl="0" w:tplc="1CFA2ADA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14"/>
  </w:num>
  <w:num w:numId="11">
    <w:abstractNumId w:val="12"/>
  </w:num>
  <w:num w:numId="12">
    <w:abstractNumId w:val="9"/>
  </w:num>
  <w:num w:numId="13">
    <w:abstractNumId w:val="6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6198"/>
    <w:rsid w:val="00065038"/>
    <w:rsid w:val="000C0C6A"/>
    <w:rsid w:val="000E0763"/>
    <w:rsid w:val="000F581F"/>
    <w:rsid w:val="00140918"/>
    <w:rsid w:val="00150DE9"/>
    <w:rsid w:val="001664C2"/>
    <w:rsid w:val="00197AD6"/>
    <w:rsid w:val="001A6648"/>
    <w:rsid w:val="001C2F70"/>
    <w:rsid w:val="001C3281"/>
    <w:rsid w:val="001C3995"/>
    <w:rsid w:val="001F4A3A"/>
    <w:rsid w:val="00200793"/>
    <w:rsid w:val="00201404"/>
    <w:rsid w:val="002343DA"/>
    <w:rsid w:val="00250070"/>
    <w:rsid w:val="00264A25"/>
    <w:rsid w:val="002B30EA"/>
    <w:rsid w:val="002E48F7"/>
    <w:rsid w:val="00303FFB"/>
    <w:rsid w:val="0032645F"/>
    <w:rsid w:val="00333C81"/>
    <w:rsid w:val="0033665D"/>
    <w:rsid w:val="00343A9B"/>
    <w:rsid w:val="003765A2"/>
    <w:rsid w:val="003A1C5E"/>
    <w:rsid w:val="003D2F3F"/>
    <w:rsid w:val="003D6D45"/>
    <w:rsid w:val="003E0E06"/>
    <w:rsid w:val="003E67D1"/>
    <w:rsid w:val="00425989"/>
    <w:rsid w:val="0047443B"/>
    <w:rsid w:val="004834F1"/>
    <w:rsid w:val="00485716"/>
    <w:rsid w:val="004C3B30"/>
    <w:rsid w:val="00541C6A"/>
    <w:rsid w:val="00546DA5"/>
    <w:rsid w:val="00572CCC"/>
    <w:rsid w:val="005822EC"/>
    <w:rsid w:val="00596BD3"/>
    <w:rsid w:val="005A619B"/>
    <w:rsid w:val="0061791B"/>
    <w:rsid w:val="006301F9"/>
    <w:rsid w:val="00635228"/>
    <w:rsid w:val="006512FA"/>
    <w:rsid w:val="0068617D"/>
    <w:rsid w:val="006877B6"/>
    <w:rsid w:val="006A1914"/>
    <w:rsid w:val="006B49C3"/>
    <w:rsid w:val="006D7ABF"/>
    <w:rsid w:val="007117A2"/>
    <w:rsid w:val="00712C08"/>
    <w:rsid w:val="0073240D"/>
    <w:rsid w:val="007802AB"/>
    <w:rsid w:val="007B322B"/>
    <w:rsid w:val="007C072F"/>
    <w:rsid w:val="00817025"/>
    <w:rsid w:val="008256B6"/>
    <w:rsid w:val="00883EBE"/>
    <w:rsid w:val="008916F0"/>
    <w:rsid w:val="00895D9A"/>
    <w:rsid w:val="008C5A16"/>
    <w:rsid w:val="00921F82"/>
    <w:rsid w:val="00922CC5"/>
    <w:rsid w:val="00930B1D"/>
    <w:rsid w:val="009347AA"/>
    <w:rsid w:val="009A449F"/>
    <w:rsid w:val="009C1E47"/>
    <w:rsid w:val="009C3246"/>
    <w:rsid w:val="009D6C3B"/>
    <w:rsid w:val="009E4F43"/>
    <w:rsid w:val="00A3120A"/>
    <w:rsid w:val="00A563D9"/>
    <w:rsid w:val="00A95BFE"/>
    <w:rsid w:val="00A964B6"/>
    <w:rsid w:val="00AD0809"/>
    <w:rsid w:val="00AD5E28"/>
    <w:rsid w:val="00AF10A4"/>
    <w:rsid w:val="00B62988"/>
    <w:rsid w:val="00B84433"/>
    <w:rsid w:val="00BA01B3"/>
    <w:rsid w:val="00BB1758"/>
    <w:rsid w:val="00BE173B"/>
    <w:rsid w:val="00C327C1"/>
    <w:rsid w:val="00C562CF"/>
    <w:rsid w:val="00CD7441"/>
    <w:rsid w:val="00CF11C6"/>
    <w:rsid w:val="00CF7834"/>
    <w:rsid w:val="00D1669C"/>
    <w:rsid w:val="00D2074A"/>
    <w:rsid w:val="00D52752"/>
    <w:rsid w:val="00D80ACC"/>
    <w:rsid w:val="00D90A08"/>
    <w:rsid w:val="00DB585A"/>
    <w:rsid w:val="00DD037A"/>
    <w:rsid w:val="00E20155"/>
    <w:rsid w:val="00E45E66"/>
    <w:rsid w:val="00E564DF"/>
    <w:rsid w:val="00E70B38"/>
    <w:rsid w:val="00E86FF1"/>
    <w:rsid w:val="00EB1D2C"/>
    <w:rsid w:val="00EB6651"/>
    <w:rsid w:val="00ED44C2"/>
    <w:rsid w:val="00EE039E"/>
    <w:rsid w:val="00EE2EAC"/>
    <w:rsid w:val="00F57894"/>
    <w:rsid w:val="00F64975"/>
    <w:rsid w:val="00F825B7"/>
    <w:rsid w:val="00F97FA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817BC2-457A-407F-BFBE-D1A12D2B0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8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spark.apache.org/mllib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www.phontron.com/slides/nlp-programming-en-03-ws.pdf" TargetMode="External"/><Relationship Id="rId42" Type="http://schemas.openxmlformats.org/officeDocument/2006/relationships/hyperlink" Target="https://pdfbox.apache.or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hbase.apache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aylien.com/" TargetMode="External"/><Relationship Id="rId37" Type="http://schemas.openxmlformats.org/officeDocument/2006/relationships/hyperlink" Target="http://alaska.reru.ac.th/text/ann.pdf" TargetMode="External"/><Relationship Id="rId40" Type="http://schemas.openxmlformats.org/officeDocument/2006/relationships/hyperlink" Target="https://impala.apach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nlp.stanford.edu/IR-book/html/htmledition/tf-idf-weighting-1.html%20%5b2016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alchemy-language-demo.mybluemix.net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cs.stanford.edu/people/czhang/zhang.thesis.pdf" TargetMode="External"/><Relationship Id="rId35" Type="http://schemas.openxmlformats.org/officeDocument/2006/relationships/hyperlink" Target="http://www.slideshare.net/hadyelsahar/word-embedings-why-the-hype-55769273" TargetMode="External"/><Relationship Id="rId43" Type="http://schemas.openxmlformats.org/officeDocument/2006/relationships/fontTable" Target="fontTable.xml"/><Relationship Id="rId8" Type="http://schemas.openxmlformats.org/officeDocument/2006/relationships/hyperlink" Target="mailto:zarkzaki@hot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scribd.com/document/113006633/2006-An-Empirical-Comparison-of-Supervised-Learning-Algorithms%20" TargetMode="External"/><Relationship Id="rId38" Type="http://schemas.openxmlformats.org/officeDocument/2006/relationships/hyperlink" Target="http://hadoop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023C2-20C2-45D8-8E24-2B85731F3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34</Pages>
  <Words>5660</Words>
  <Characters>32266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Intouch Sangkrajang</cp:lastModifiedBy>
  <cp:revision>11</cp:revision>
  <cp:lastPrinted>2016-11-14T12:05:00Z</cp:lastPrinted>
  <dcterms:created xsi:type="dcterms:W3CDTF">2016-11-15T08:28:00Z</dcterms:created>
  <dcterms:modified xsi:type="dcterms:W3CDTF">2016-11-15T13:11:00Z</dcterms:modified>
</cp:coreProperties>
</file>