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065038" w:rsidRDefault="00065038" w:rsidP="00264A25">
      <w:pPr>
        <w:pStyle w:val="Heading1"/>
        <w:rPr>
          <w:ins w:id="0" w:author="อารียา ทัตตินาพานิช" w:date="2016-11-14T03:57:00Z"/>
        </w:rPr>
        <w:sectPr w:rsidR="00065038" w:rsidSect="00065038">
          <w:pgSz w:w="11906" w:h="16838"/>
          <w:pgMar w:top="1440" w:right="1440" w:bottom="1440" w:left="1440" w:header="708" w:footer="708" w:gutter="0"/>
          <w:pgNumType w:start="1"/>
          <w:cols w:space="708"/>
          <w:docGrid w:linePitch="360"/>
        </w:sectPr>
      </w:pPr>
    </w:p>
    <w:p w:rsidR="00065038" w:rsidRDefault="00065038" w:rsidP="00264A25">
      <w:pPr>
        <w:pStyle w:val="Heading1"/>
        <w:rPr>
          <w:ins w:id="1" w:author="อารียา ทัตตินาพานิช" w:date="2016-11-14T03:57:00Z"/>
        </w:rPr>
        <w:sectPr w:rsidR="00065038" w:rsidSect="00065038">
          <w:type w:val="continuous"/>
          <w:pgSz w:w="11906" w:h="16838"/>
          <w:pgMar w:top="1440" w:right="1440" w:bottom="1440" w:left="1440" w:header="708" w:footer="708" w:gutter="0"/>
          <w:pgNumType w:start="1"/>
          <w:cols w:space="708"/>
          <w:docGrid w:linePitch="360"/>
        </w:sect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w:t>
      </w:r>
      <w:proofErr w:type="spellStart"/>
      <w:r>
        <w:rPr>
          <w:rFonts w:ascii="TH Sarabun New" w:hAnsi="TH Sarabun New" w:cs="TH Sarabun New"/>
          <w:sz w:val="32"/>
          <w:szCs w:val="32"/>
        </w:rPr>
        <w:t>schemaless</w:t>
      </w:r>
      <w:proofErr w:type="spellEnd"/>
      <w:r>
        <w:rPr>
          <w:rFonts w:ascii="TH Sarabun New" w:hAnsi="TH Sarabun New" w:cs="TH Sarabun New"/>
          <w:sz w:val="32"/>
          <w:szCs w:val="32"/>
        </w:rPr>
        <w:t>).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Del="00930B1D" w:rsidRDefault="00DD037A" w:rsidP="00250070">
      <w:pPr>
        <w:spacing w:after="0"/>
        <w:rPr>
          <w:del w:id="2" w:author="Intouch Sangkrajang" w:date="2016-11-14T14:09:00Z"/>
          <w:rFonts w:ascii="TH Sarabun New" w:hAnsi="TH Sarabun New" w:cs="TH Sarabun New"/>
          <w:sz w:val="32"/>
          <w:szCs w:val="32"/>
        </w:rPr>
      </w:pPr>
    </w:p>
    <w:p w:rsidR="00DD037A" w:rsidRDefault="00DD037A" w:rsidP="00250070">
      <w:pPr>
        <w:spacing w:after="0"/>
        <w:rPr>
          <w:rFonts w:ascii="TH Sarabun New" w:hAnsi="TH Sarabun New" w:cs="TH Sarabun New" w:hint="cs"/>
          <w:sz w:val="32"/>
          <w:szCs w:val="32"/>
        </w:rPr>
      </w:pPr>
    </w:p>
    <w:p w:rsidR="00DD037A" w:rsidRDefault="00DD037A" w:rsidP="00264A25">
      <w:pPr>
        <w:pStyle w:val="Heading1"/>
      </w:pPr>
      <w:r w:rsidRPr="00DD037A">
        <w:rPr>
          <w:rFonts w:hint="cs"/>
          <w:cs/>
        </w:rPr>
        <w:lastRenderedPageBreak/>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proofErr w:type="spellStart"/>
      <w:r w:rsidRPr="00333C81">
        <w:rPr>
          <w:rFonts w:ascii="TH Sarabun New" w:hAnsi="TH Sarabun New" w:cs="TH Sarabun New"/>
          <w:sz w:val="32"/>
          <w:szCs w:val="32"/>
        </w:rPr>
        <w:t>Schemaless</w:t>
      </w:r>
      <w:proofErr w:type="spellEnd"/>
      <w:r w:rsidRPr="00333C81">
        <w:rPr>
          <w:rFonts w:ascii="TH Sarabun New" w:hAnsi="TH Sarabun New" w:cs="TH Sarabun New"/>
          <w:sz w:val="32"/>
          <w:szCs w:val="32"/>
        </w:rPr>
        <w:t xml:space="preserve">)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w:t>
      </w:r>
      <w:r w:rsidRPr="00333C81">
        <w:rPr>
          <w:rFonts w:ascii="TH Sarabun New" w:hAnsi="TH Sarabun New" w:cs="TH Sarabun New"/>
          <w:sz w:val="32"/>
          <w:szCs w:val="32"/>
          <w:cs/>
        </w:rPr>
        <w:lastRenderedPageBreak/>
        <w:t>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5A619B" w:rsidRDefault="005A619B" w:rsidP="005A619B">
      <w:pPr>
        <w:spacing w:line="240" w:lineRule="auto"/>
        <w:ind w:firstLine="720"/>
        <w:jc w:val="thaiDistribute"/>
        <w:rPr>
          <w:rFonts w:asciiTheme="minorBidi" w:hAnsiTheme="minorBidi"/>
          <w:sz w:val="32"/>
          <w:szCs w:val="32"/>
        </w:rPr>
      </w:pPr>
      <w:r>
        <w:rPr>
          <w:rFonts w:asciiTheme="minorBidi" w:hAnsiTheme="minorBidi"/>
          <w:sz w:val="32"/>
          <w:szCs w:val="32"/>
          <w:cs/>
        </w:rPr>
        <w:t>ผู้เสนอโครงการหวังว่าระบบดังกล่าวจะเป็นอีกหนึ่งแหล่งรวบรวมข้อมูลองค์ความรู้ที่จะช่วยให้คุณครูสามารถศึกษาค้นคว้าเพื่อพัฒนาการเรียนการสอนและช่วยผลักดันให้การศึกษาในประเทศไทยสามารถพัฒนาก้าวหน้าไปได้อีกขั้น</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Del="00930B1D" w:rsidRDefault="00333C81" w:rsidP="00333C81">
      <w:pPr>
        <w:spacing w:after="0"/>
        <w:ind w:firstLine="720"/>
        <w:rPr>
          <w:del w:id="3" w:author="Intouch Sangkrajang" w:date="2016-11-14T14:09:00Z"/>
          <w:rFonts w:ascii="TH Sarabun New" w:hAnsi="TH Sarabun New" w:cs="TH Sarabun New"/>
          <w:sz w:val="32"/>
          <w:szCs w:val="32"/>
        </w:rPr>
      </w:pPr>
    </w:p>
    <w:p w:rsidR="00333C81" w:rsidDel="00930B1D" w:rsidRDefault="00333C81" w:rsidP="00333C81">
      <w:pPr>
        <w:spacing w:after="0"/>
        <w:ind w:firstLine="720"/>
        <w:rPr>
          <w:del w:id="4" w:author="Intouch Sangkrajang" w:date="2016-11-14T14:09:00Z"/>
          <w:rFonts w:ascii="TH Sarabun New" w:hAnsi="TH Sarabun New" w:cs="TH Sarabun New" w:hint="cs"/>
          <w:sz w:val="32"/>
          <w:szCs w:val="32"/>
        </w:rPr>
      </w:pPr>
    </w:p>
    <w:p w:rsidR="00333C81" w:rsidRDefault="00333C81" w:rsidP="005A619B">
      <w:pPr>
        <w:spacing w:after="0"/>
        <w:rPr>
          <w:rFonts w:ascii="TH Sarabun New" w:hAnsi="TH Sarabun New" w:cs="TH Sarabun New" w:hint="cs"/>
          <w:sz w:val="32"/>
          <w:szCs w:val="32"/>
        </w:rPr>
      </w:pPr>
    </w:p>
    <w:p w:rsidR="00333C81" w:rsidRDefault="00333C81" w:rsidP="00264A25">
      <w:pPr>
        <w:pStyle w:val="Heading1"/>
      </w:pPr>
      <w:r>
        <w:rPr>
          <w:rFonts w:hint="cs"/>
          <w:cs/>
        </w:rPr>
        <w:lastRenderedPageBreak/>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lastRenderedPageBreak/>
        <w:t>สารบัญ</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hint="cs"/>
          <w:color w:val="000000" w:themeColor="text1"/>
          <w:sz w:val="32"/>
          <w:szCs w:val="32"/>
          <w:cs/>
        </w:rPr>
        <w:t>ก</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ข</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ง</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จ</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ช</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สารบัญตาราง</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ซ</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264A25">
      <w:pPr>
        <w:pStyle w:val="Heading1"/>
        <w:rPr>
          <w:rFonts w:eastAsiaTheme="minorEastAsia"/>
        </w:rPr>
      </w:pPr>
      <w:r w:rsidRPr="00264A25">
        <w:rPr>
          <w:rFonts w:eastAsiaTheme="minorEastAsia"/>
          <w:cs/>
        </w:rPr>
        <w:lastRenderedPageBreak/>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hAnsi="TH Sarabun New" w:cs="TH Sarabun New"/>
          <w:b/>
          <w:bCs/>
          <w:sz w:val="32"/>
          <w:szCs w:val="32"/>
        </w:rPr>
      </w:pPr>
      <w:r w:rsidRPr="00264A25">
        <w:rPr>
          <w:rFonts w:ascii="TH Sarabun New"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lastRenderedPageBreak/>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Pr="00AD0809" w:rsidRDefault="00AD0809" w:rsidP="00AD0809">
      <w:pPr>
        <w:jc w:val="both"/>
        <w:rPr>
          <w:rFonts w:ascii="TH Sarabun New" w:hAnsi="TH Sarabun New" w:cs="TH Sarabun New"/>
          <w:sz w:val="32"/>
          <w:szCs w:val="32"/>
          <w:lang w:eastAsia="ja-JP"/>
        </w:rPr>
      </w:pP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lastRenderedPageBreak/>
        <w:t>ขั้นตอนการทำงานและระยะเวลาการดำเนินงาน</w:t>
      </w:r>
    </w:p>
    <w:p w:rsidR="00A964B6" w:rsidRDefault="00AD0809" w:rsidP="00AD0809">
      <w:pPr>
        <w:pStyle w:val="ListParagraph"/>
        <w:ind w:left="360"/>
        <w:jc w:val="center"/>
        <w:rPr>
          <w:rFonts w:ascii="TH Sarabun New" w:hAnsi="TH Sarabun New" w:cs="TH Sarabun New"/>
          <w:sz w:val="32"/>
          <w:szCs w:val="32"/>
          <w:lang w:eastAsia="ja-JP"/>
        </w:rPr>
      </w:pPr>
      <w:r>
        <w:rPr>
          <w:noProof/>
        </w:rPr>
        <w:drawing>
          <wp:inline distT="0" distB="0" distL="0" distR="0" wp14:anchorId="67FB1B92" wp14:editId="367610AA">
            <wp:extent cx="8480411" cy="3283740"/>
            <wp:effectExtent l="730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521535" cy="3299664"/>
                    </a:xfrm>
                    <a:prstGeom prst="rect">
                      <a:avLst/>
                    </a:prstGeom>
                  </pic:spPr>
                </pic:pic>
              </a:graphicData>
            </a:graphic>
          </wp:inline>
        </w:drawing>
      </w: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proofErr w:type="spellStart"/>
      <w:r w:rsidRPr="00E71A98">
        <w:rPr>
          <w:rFonts w:ascii="TH SarabunPSK" w:hAnsi="TH SarabunPSK" w:cs="TH SarabunPSK"/>
          <w:sz w:val="32"/>
          <w:szCs w:val="32"/>
        </w:rPr>
        <w:t>Deepdive</w:t>
      </w:r>
      <w:proofErr w:type="spellEnd"/>
      <w:r w:rsidRPr="00E71A98">
        <w:rPr>
          <w:rFonts w:ascii="TH SarabunPSK" w:hAnsi="TH SarabunPSK" w:cs="TH SarabunPSK"/>
          <w:sz w:val="32"/>
          <w:szCs w:val="32"/>
        </w:rPr>
        <w:t xml:space="preser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proofErr w:type="spellStart"/>
      <w:r w:rsidRPr="00E71A98">
        <w:rPr>
          <w:rFonts w:ascii="TH SarabunPSK" w:hAnsi="TH SarabunPSK" w:cs="TH SarabunPSK"/>
          <w:sz w:val="32"/>
          <w:szCs w:val="32"/>
        </w:rPr>
        <w:t>Deepdive</w:t>
      </w:r>
      <w:proofErr w:type="spellEnd"/>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proofErr w:type="spellStart"/>
      <w:r w:rsidRPr="00E71A98">
        <w:rPr>
          <w:rFonts w:ascii="TH SarabunPSK" w:hAnsi="TH SarabunPSK" w:cs="TH SarabunPSK"/>
          <w:sz w:val="32"/>
          <w:szCs w:val="32"/>
        </w:rPr>
        <w:t>AlchemyLangage</w:t>
      </w:r>
      <w:proofErr w:type="spellEnd"/>
      <w:r w:rsidRPr="00E71A98">
        <w:rPr>
          <w:rFonts w:ascii="TH SarabunPSK" w:hAnsi="TH SarabunPSK" w:cs="TH SarabunPSK"/>
          <w:sz w:val="32"/>
          <w:szCs w:val="32"/>
        </w:rPr>
        <w:t xml:space="preserv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proofErr w:type="spellStart"/>
      <w:r w:rsidRPr="00E71A98">
        <w:rPr>
          <w:rFonts w:ascii="TH SarabunPSK" w:hAnsi="TH SarabunPSK" w:cs="TH SarabunPSK"/>
          <w:sz w:val="32"/>
          <w:szCs w:val="32"/>
        </w:rPr>
        <w:t>Aylien</w:t>
      </w:r>
      <w:proofErr w:type="spellEnd"/>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 xml:space="preserve">Latent </w:t>
      </w:r>
      <w:proofErr w:type="spellStart"/>
      <w:r w:rsidRPr="003E67D1">
        <w:rPr>
          <w:rFonts w:ascii="TH SarabunPSK" w:hAnsi="TH SarabunPSK" w:cs="TH SarabunPSK"/>
          <w:b/>
          <w:bCs/>
          <w:sz w:val="32"/>
          <w:szCs w:val="32"/>
        </w:rPr>
        <w:t>Dirichlet</w:t>
      </w:r>
      <w:proofErr w:type="spellEnd"/>
      <w:r w:rsidRPr="003E67D1">
        <w:rPr>
          <w:rFonts w:ascii="TH SarabunPSK" w:hAnsi="TH SarabunPSK" w:cs="TH SarabunPSK"/>
          <w:b/>
          <w:bCs/>
          <w:sz w:val="32"/>
          <w:szCs w:val="32"/>
        </w:rPr>
        <w:t xml:space="preserve">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proofErr w:type="spellStart"/>
      <w:r w:rsidRPr="003E67D1">
        <w:rPr>
          <w:rFonts w:ascii="TH SarabunPSK" w:hAnsi="TH SarabunPSK" w:cs="TH SarabunPSK"/>
          <w:b/>
          <w:bCs/>
          <w:sz w:val="32"/>
          <w:szCs w:val="32"/>
        </w:rPr>
        <w:t>Hadoop</w:t>
      </w:r>
      <w:proofErr w:type="spellEnd"/>
      <w:r w:rsidRPr="003E67D1">
        <w:rPr>
          <w:rFonts w:ascii="TH SarabunPSK" w:hAnsi="TH SarabunPSK" w:cs="TH SarabunPSK"/>
          <w:b/>
          <w:bCs/>
          <w:sz w:val="32"/>
          <w:szCs w:val="32"/>
        </w:rPr>
        <w:t xml:space="preserve">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proofErr w:type="spellStart"/>
      <w:r w:rsidRPr="003E67D1">
        <w:rPr>
          <w:rFonts w:ascii="TH SarabunPSK" w:hAnsi="TH SarabunPSK" w:cs="TH SarabunPSK"/>
          <w:sz w:val="32"/>
          <w:szCs w:val="32"/>
        </w:rPr>
        <w:t>Hadoop</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proofErr w:type="spellStart"/>
      <w:r w:rsidR="00200793">
        <w:rPr>
          <w:rFonts w:ascii="TH Sarabun New" w:hAnsi="TH Sarabun New" w:cs="TH Sarabun New"/>
          <w:sz w:val="32"/>
          <w:szCs w:val="32"/>
        </w:rPr>
        <w:t>Hadoop</w:t>
      </w:r>
      <w:proofErr w:type="spellEnd"/>
      <w:r w:rsidR="00200793">
        <w:rPr>
          <w:rFonts w:ascii="TH Sarabun New" w:hAnsi="TH Sarabun New" w:cs="TH Sarabun New"/>
          <w:sz w:val="32"/>
          <w:szCs w:val="32"/>
        </w:rPr>
        <w:t xml:space="preserve">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proofErr w:type="spellStart"/>
      <w:r w:rsidRPr="003E67D1">
        <w:rPr>
          <w:rFonts w:ascii="TH SarabunPSK" w:hAnsi="TH SarabunPSK" w:cs="TH SarabunPSK"/>
          <w:b/>
          <w:bCs/>
          <w:sz w:val="32"/>
          <w:szCs w:val="32"/>
        </w:rPr>
        <w:t>HBase</w:t>
      </w:r>
      <w:proofErr w:type="spellEnd"/>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proofErr w:type="spellStart"/>
      <w:r w:rsidRPr="003E67D1">
        <w:rPr>
          <w:rFonts w:ascii="TH SarabunPSK" w:hAnsi="TH SarabunPSK" w:cs="TH SarabunPSK"/>
          <w:sz w:val="32"/>
          <w:szCs w:val="32"/>
        </w:rPr>
        <w:t>Hadoop</w:t>
      </w:r>
      <w:proofErr w:type="spellEnd"/>
      <w:r w:rsidRPr="003E67D1">
        <w:rPr>
          <w:rFonts w:ascii="TH SarabunPSK" w:hAnsi="TH SarabunPSK" w:cs="TH SarabunPSK"/>
          <w:sz w:val="32"/>
          <w:szCs w:val="32"/>
        </w:rPr>
        <w:t xml:space="preserve"> ecosystem </w:t>
      </w:r>
      <w:r w:rsidRPr="003E67D1">
        <w:rPr>
          <w:rFonts w:ascii="TH SarabunPSK" w:hAnsi="TH SarabunPSK" w:cs="TH SarabunPSK"/>
          <w:sz w:val="32"/>
          <w:szCs w:val="32"/>
          <w:cs/>
        </w:rPr>
        <w:t xml:space="preserve">โดยฐานข้อมูลแบบ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proofErr w:type="spellStart"/>
      <w:r w:rsidRPr="003E67D1">
        <w:rPr>
          <w:rFonts w:ascii="TH SarabunPSK" w:hAnsi="TH SarabunPSK" w:cs="TH SarabunPSK"/>
          <w:b/>
          <w:bCs/>
          <w:sz w:val="32"/>
          <w:szCs w:val="32"/>
        </w:rPr>
        <w:t>PDFMiner</w:t>
      </w:r>
      <w:proofErr w:type="spellEnd"/>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proofErr w:type="spellStart"/>
      <w:r w:rsidRPr="003E67D1">
        <w:rPr>
          <w:rFonts w:ascii="TH SarabunPSK" w:hAnsi="TH SarabunPSK" w:cs="TH SarabunPSK"/>
          <w:sz w:val="32"/>
          <w:szCs w:val="32"/>
        </w:rPr>
        <w:t>PDFMiner</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Python API </w:t>
      </w:r>
      <w:r w:rsidRPr="003E67D1">
        <w:rPr>
          <w:rFonts w:ascii="TH SarabunPSK" w:hAnsi="TH SarabunPSK" w:cs="TH SarabunPSK"/>
          <w:sz w:val="32"/>
          <w:szCs w:val="32"/>
          <w:cs/>
        </w:rPr>
        <w:t xml:space="preserve">ที่ใช้สำหรับการดึงข้อมูลต่างๆออกมาจาก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ได้ โดยสำหรับโปรเจคนี้จะเน้นที่การดึงข้อความออกจาก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เพื่อสำหรับนำไป </w:t>
      </w:r>
      <w:r w:rsidRPr="003E67D1">
        <w:rPr>
          <w:rFonts w:ascii="TH SarabunPSK" w:hAnsi="TH SarabunPSK" w:cs="TH SarabunPSK"/>
          <w:sz w:val="32"/>
          <w:szCs w:val="32"/>
        </w:rPr>
        <w:t xml:space="preserve">preprocess </w:t>
      </w:r>
      <w:r w:rsidRPr="003E67D1">
        <w:rPr>
          <w:rFonts w:ascii="TH SarabunPSK" w:hAnsi="TH SarabunPSK" w:cs="TH SarabunPSK"/>
          <w:sz w:val="32"/>
          <w:szCs w:val="32"/>
          <w:cs/>
        </w:rPr>
        <w:t xml:space="preserve">ต่อ ซึ่งฟังก์ชั่นที่ใช้ในการดึงข้อความออกมานั้นคือ </w:t>
      </w:r>
      <w:r w:rsidRPr="003E67D1">
        <w:rPr>
          <w:rFonts w:ascii="TH SarabunPSK" w:hAnsi="TH SarabunPSK" w:cs="TH SarabunPSK"/>
          <w:sz w:val="32"/>
          <w:szCs w:val="32"/>
        </w:rPr>
        <w:t xml:space="preserve">PDF2TXT </w:t>
      </w:r>
      <w:r w:rsidRPr="003E67D1">
        <w:rPr>
          <w:rFonts w:ascii="TH SarabunPSK" w:hAnsi="TH SarabunPSK" w:cs="TH SarabunPSK"/>
          <w:sz w:val="32"/>
          <w:szCs w:val="32"/>
          <w:cs/>
        </w:rPr>
        <w:t>โดยคำสั่งต่างๆของฟัง</w:t>
      </w:r>
      <w:r w:rsidRPr="003E67D1">
        <w:rPr>
          <w:rFonts w:ascii="TH SarabunPSK" w:hAnsi="TH SarabunPSK" w:cs="TH SarabunPSK" w:hint="cs"/>
          <w:sz w:val="32"/>
          <w:szCs w:val="32"/>
          <w:cs/>
        </w:rPr>
        <w:t>ก์</w:t>
      </w:r>
      <w:r w:rsidRPr="003E67D1">
        <w:rPr>
          <w:rFonts w:ascii="TH SarabunPSK" w:hAnsi="TH SarabunPSK" w:cs="TH SarabunPSK"/>
          <w:sz w:val="32"/>
          <w:szCs w:val="32"/>
          <w:cs/>
        </w:rPr>
        <w:t xml:space="preserve">ชั่นนี้ สามารถเลือก </w:t>
      </w:r>
      <w:r w:rsidRPr="003E67D1">
        <w:rPr>
          <w:rFonts w:ascii="TH SarabunPSK" w:hAnsi="TH SarabunPSK" w:cs="TH SarabunPSK"/>
          <w:sz w:val="32"/>
          <w:szCs w:val="32"/>
        </w:rPr>
        <w:t xml:space="preserve">page number, </w:t>
      </w:r>
      <w:r w:rsidRPr="003E67D1">
        <w:rPr>
          <w:rFonts w:ascii="TH SarabunPSK" w:hAnsi="TH SarabunPSK" w:cs="TH SarabunPSK"/>
          <w:sz w:val="32"/>
          <w:szCs w:val="32"/>
          <w:cs/>
        </w:rPr>
        <w:t xml:space="preserve">ชนิดของ </w:t>
      </w:r>
      <w:r w:rsidRPr="003E67D1">
        <w:rPr>
          <w:rFonts w:ascii="TH SarabunPSK" w:hAnsi="TH SarabunPSK" w:cs="TH SarabunPSK"/>
          <w:sz w:val="32"/>
          <w:szCs w:val="32"/>
        </w:rPr>
        <w:t>output (</w:t>
      </w:r>
      <w:proofErr w:type="spellStart"/>
      <w:r w:rsidRPr="003E67D1">
        <w:rPr>
          <w:rFonts w:ascii="TH SarabunPSK" w:hAnsi="TH SarabunPSK" w:cs="TH SarabunPSK"/>
          <w:sz w:val="32"/>
          <w:szCs w:val="32"/>
        </w:rPr>
        <w:t>text,tag,xml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ขนาดของ </w:t>
      </w:r>
      <w:r w:rsidRPr="003E67D1">
        <w:rPr>
          <w:rFonts w:ascii="TH SarabunPSK" w:hAnsi="TH SarabunPSK" w:cs="TH SarabunPSK"/>
          <w:sz w:val="32"/>
          <w:szCs w:val="32"/>
        </w:rPr>
        <w:t xml:space="preserve">box </w:t>
      </w:r>
      <w:r w:rsidRPr="003E67D1">
        <w:rPr>
          <w:rFonts w:ascii="TH SarabunPSK" w:hAnsi="TH SarabunPSK" w:cs="TH SarabunPSK"/>
          <w:sz w:val="32"/>
          <w:szCs w:val="32"/>
          <w:cs/>
        </w:rPr>
        <w:t xml:space="preserve">ของคำใน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เป็นต้น โดยเหตุผลที่เราเลือกใช้ </w:t>
      </w:r>
      <w:proofErr w:type="spellStart"/>
      <w:r w:rsidRPr="003E67D1">
        <w:rPr>
          <w:rFonts w:ascii="TH SarabunPSK" w:hAnsi="TH SarabunPSK" w:cs="TH SarabunPSK"/>
          <w:sz w:val="32"/>
          <w:szCs w:val="32"/>
        </w:rPr>
        <w:t>PDFMiner</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คือ การที่ตัวโปรแกรมสามารถ </w:t>
      </w:r>
      <w:proofErr w:type="spellStart"/>
      <w:r w:rsidRPr="003E67D1">
        <w:rPr>
          <w:rFonts w:ascii="TH SarabunPSK" w:hAnsi="TH SarabunPSK" w:cs="TH SarabunPSK"/>
          <w:sz w:val="32"/>
          <w:szCs w:val="32"/>
        </w:rPr>
        <w:t>config</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ค่าต่างๆ ได้อย่างหลากหลาย ทำให้ผลการแปลงข้อมูลมีความแม่นยำมากยิ่งขึ้น เนื่องจากภาษาไทยเป็นภาษาที่มีโครงสร้างซับซ้อนกว่าภาษาอังกฤษมาก ทำให้ต้องมีการดัดแปลงตัวโปรแกรมเพื่อให้สามารถทำงานได้อย่างถูกต้อง</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proofErr w:type="spellStart"/>
      <w:r w:rsidRPr="003E67D1">
        <w:rPr>
          <w:rFonts w:ascii="TH SarabunPSK" w:hAnsi="TH SarabunPSK" w:cs="TH SarabunPSK"/>
          <w:b/>
          <w:bCs/>
          <w:sz w:val="32"/>
          <w:szCs w:val="32"/>
        </w:rPr>
        <w:t>LexTo</w:t>
      </w:r>
      <w:proofErr w:type="spellEnd"/>
      <w:r w:rsidRPr="003E67D1">
        <w:rPr>
          <w:rFonts w:ascii="TH SarabunPSK" w:hAnsi="TH SarabunPSK" w:cs="TH SarabunPSK"/>
          <w:b/>
          <w:bCs/>
          <w:sz w:val="32"/>
          <w:szCs w:val="32"/>
        </w:rPr>
        <w:t xml:space="preserve">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proofErr w:type="spellStart"/>
      <w:r w:rsidRPr="003E67D1">
        <w:rPr>
          <w:rFonts w:ascii="TH SarabunPSK" w:hAnsi="TH SarabunPSK" w:cs="TH SarabunPSK"/>
          <w:sz w:val="32"/>
          <w:szCs w:val="32"/>
        </w:rPr>
        <w:t>LexTo</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ที่ทาง</w:t>
      </w:r>
      <w:r w:rsidRPr="003E67D1">
        <w:rPr>
          <w:rFonts w:ascii="TH SarabunPSK" w:hAnsi="TH SarabunPSK" w:cs="TH SarabunPSK"/>
          <w:sz w:val="32"/>
          <w:szCs w:val="32"/>
          <w:cs/>
        </w:rPr>
        <w:lastRenderedPageBreak/>
        <w:t xml:space="preserve">กลุ่มสามารถนำมาใช้งานได้ และมีความแม่นยำในระดับที่พอรับได้ ทำให้ทางกลุ่มเลือกใช้โปรแกรม </w:t>
      </w:r>
      <w:proofErr w:type="spellStart"/>
      <w:r w:rsidRPr="003E67D1">
        <w:rPr>
          <w:rFonts w:ascii="TH SarabunPSK" w:hAnsi="TH SarabunPSK" w:cs="TH SarabunPSK"/>
          <w:sz w:val="32"/>
          <w:szCs w:val="32"/>
        </w:rPr>
        <w:t>LexTo</w:t>
      </w:r>
      <w:proofErr w:type="spellEnd"/>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เป็นภาษาโปรแกมที่มำงานในลักษณะ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proofErr w:type="spellStart"/>
      <w:r>
        <w:rPr>
          <w:rFonts w:ascii="TH SarabunPSK" w:hAnsi="TH SarabunPSK" w:cs="TH SarabunPSK"/>
          <w:sz w:val="32"/>
          <w:szCs w:val="32"/>
        </w:rPr>
        <w:t>SparkML</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Del="00930B1D" w:rsidRDefault="003E0E06" w:rsidP="003E0E06">
      <w:pPr>
        <w:spacing w:line="256" w:lineRule="auto"/>
        <w:jc w:val="both"/>
        <w:rPr>
          <w:del w:id="5" w:author="Intouch Sangkrajang" w:date="2016-11-14T14:10:00Z"/>
          <w:rFonts w:ascii="TH SarabunPSK" w:hAnsi="TH SarabunPSK" w:cs="TH SarabunPSK"/>
          <w:sz w:val="32"/>
          <w:szCs w:val="32"/>
        </w:rPr>
      </w:pPr>
    </w:p>
    <w:p w:rsidR="003E0E06" w:rsidDel="00930B1D" w:rsidRDefault="003E0E06" w:rsidP="003E0E06">
      <w:pPr>
        <w:spacing w:line="256" w:lineRule="auto"/>
        <w:jc w:val="both"/>
        <w:rPr>
          <w:del w:id="6" w:author="Intouch Sangkrajang" w:date="2016-11-14T14:10:00Z"/>
          <w:rFonts w:ascii="TH SarabunPSK" w:hAnsi="TH SarabunPSK" w:cs="TH SarabunPSK" w:hint="cs"/>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A6CA2" w:rsidRDefault="00FA6CA2" w:rsidP="00F64975">
      <w:pPr>
        <w:spacing w:line="256" w:lineRule="auto"/>
        <w:rPr>
          <w:rFonts w:ascii="TH SarabunPSK" w:hAnsi="TH SarabunPSK" w:cs="TH SarabunPSK"/>
          <w:b/>
          <w:bCs/>
          <w:sz w:val="32"/>
          <w:szCs w:val="32"/>
        </w:rPr>
      </w:pPr>
      <w:r>
        <w:rPr>
          <w:rFonts w:ascii="TH SarabunPSK" w:hAnsi="TH SarabunPSK" w:cs="TH SarabunPSK" w:hint="cs"/>
          <w:b/>
          <w:bCs/>
          <w:sz w:val="32"/>
          <w:szCs w:val="32"/>
          <w:cs/>
        </w:rPr>
        <w:t>3.1 ขั้นตอนการทำงาน</w:t>
      </w:r>
    </w:p>
    <w:p w:rsidR="00FA6CA2" w:rsidRPr="00E71A98" w:rsidRDefault="00FA6CA2" w:rsidP="00FA6CA2">
      <w:pPr>
        <w:jc w:val="both"/>
        <w:rPr>
          <w:rFonts w:ascii="TH SarabunPSK" w:hAnsi="TH SarabunPSK" w:cs="TH SarabunPSK"/>
          <w:sz w:val="32"/>
          <w:szCs w:val="32"/>
        </w:rPr>
      </w:pPr>
      <w:r>
        <w:rPr>
          <w:rFonts w:ascii="TH SarabunPSK" w:hAnsi="TH SarabunPSK" w:cs="TH SarabunPSK"/>
          <w:b/>
          <w:bCs/>
          <w:sz w:val="32"/>
          <w:szCs w:val="32"/>
          <w:cs/>
          <w:lang w:eastAsia="ja-JP"/>
        </w:rPr>
        <w:tab/>
      </w:r>
      <w:r w:rsidRPr="00E71A98">
        <w:rPr>
          <w:rFonts w:ascii="TH SarabunPSK" w:hAnsi="TH SarabunPSK" w:cs="TH SarabunPSK"/>
          <w:sz w:val="32"/>
          <w:szCs w:val="32"/>
          <w:cs/>
        </w:rPr>
        <w:t xml:space="preserve">เมื่อต้องการที่จะค้นหาเอกสารที่เกี่ยวข้องกับเรื่องใดเรื่องหนึ่งขึ้นมาใช้งาน ผู้ใช้จะสามารถค้นหาข้อมูลได้อย่างรวดเร็วด้วย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 xml:space="preserve">ที่ทางกลุ่มพัฒนาขึ้น โดย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ที่พัฒนาขึ้นจะแบ่งออกได้เป็น 2 ส่วนหลักๆ</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ส่วนของผู้พัฒนาและผู้ดูแลระบบ</w:t>
      </w:r>
      <w:r w:rsidRPr="00E71A98">
        <w:rPr>
          <w:rFonts w:ascii="TH SarabunPSK" w:hAnsi="TH SarabunPSK" w:cs="TH SarabunPSK"/>
          <w:sz w:val="32"/>
          <w:szCs w:val="32"/>
          <w:cs/>
        </w:rPr>
        <w:t xml:space="preserve"> โดยผู้พัฒนาจะทำการเตรียมเอกสารที่เป็นไฟล์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ตัวอย่าง</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ซึ่งเอกสารเหล่านี้จะมีผู้เชี่ยวชาญเฉพาะมาช่วยในการระบุคำสำคัญต่างๆเพื่อทำการเตรียม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โดยหลังจากที่ทำการสร้าง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เอกสารที่เหลือจะทำการ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เอกสารได้โดยอัตโนมัติ โดยใช้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ข้างต้น เช่น ถ้าต้องการให้ตัว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สามารถทำการจำแนกเนื้อหาที่เกี่ยวข้องกับเรื่อง “การดึงความสนใจนักเรียน” ผู้พัฒนา/ผู้ดูแลจะต้องเตรียมเอกสารที่มีเนื้อหาที่เกี่ยวข้องกับเ</w:t>
      </w:r>
      <w:r>
        <w:rPr>
          <w:rFonts w:ascii="TH SarabunPSK" w:hAnsi="TH SarabunPSK" w:cs="TH SarabunPSK"/>
          <w:sz w:val="32"/>
          <w:szCs w:val="32"/>
          <w:cs/>
        </w:rPr>
        <w:t>รื่องการดึงความสนใจของนักเรียน</w:t>
      </w:r>
      <w:r w:rsidRPr="00E71A98">
        <w:rPr>
          <w:rFonts w:ascii="TH SarabunPSK" w:hAnsi="TH SarabunPSK" w:cs="TH SarabunPSK"/>
          <w:sz w:val="32"/>
          <w:szCs w:val="32"/>
          <w:cs/>
        </w:rPr>
        <w:t xml:space="preserve"> และให้ผู้เชี่ยวชาญช่วยระบุว่า มีคำใดบ้างที่สามารถระบุได้ว่า ข้อความนี้มีความเกี่ยวข้องกับ "การดึงความสนใจของนักเรียน" และนำไปทำการเตรียม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โดยหลังจากสร้าง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ผู้พัฒนาสามารถนำเอกสารที่เกี่ยวข้องกับ "การดึงความสนใจนักเรียน" มาทำการ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เอกสารโดยอัตโนมัติได้</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ส่วนของผู้ใช้งาน</w:t>
      </w:r>
      <w:r w:rsidRPr="00E71A98">
        <w:rPr>
          <w:rFonts w:ascii="TH SarabunPSK" w:hAnsi="TH SarabunPSK" w:cs="TH SarabunPSK"/>
          <w:sz w:val="32"/>
          <w:szCs w:val="32"/>
          <w:cs/>
        </w:rPr>
        <w:t xml:space="preserve"> ผู้ใช้สามารถเข้ามาใช้งานผ่าน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ที่ทางกลุ่มพัฒนาขึ้นมา แล้วทำการค้นหาเนื้อหาที่เกี่ยวข้องกับสิ่งที่ผู้ใช้ต้องการ แล้วเนื้อหาส่วนนั้นก็จะปรากฏขึ้นมา และมีไฟล์เอกสารนั้นให้ผู้ใช้สามารถ </w:t>
      </w:r>
      <w:r w:rsidRPr="00E71A98">
        <w:rPr>
          <w:rFonts w:ascii="TH SarabunPSK" w:hAnsi="TH SarabunPSK" w:cs="TH SarabunPSK"/>
          <w:sz w:val="32"/>
          <w:szCs w:val="32"/>
        </w:rPr>
        <w:t xml:space="preserve">download </w:t>
      </w:r>
      <w:r w:rsidRPr="00E71A98">
        <w:rPr>
          <w:rFonts w:ascii="TH SarabunPSK" w:hAnsi="TH SarabunPSK" w:cs="TH SarabunPSK"/>
          <w:sz w:val="32"/>
          <w:szCs w:val="32"/>
          <w:cs/>
        </w:rPr>
        <w:t>ไปอ่านได้ ยกตัวอย่างเช่น ครูสมศรีต้องการที่จะหาข้อมูลเรื่อง “การดึงความสนใจนักเรียน” เพื่อนำไปเตรียมการเรียนการสอนสำหรับชั้นเรียน สิ่งที่คุณครูต้องทำก็คือ ค้นหา</w:t>
      </w:r>
      <w:r>
        <w:rPr>
          <w:rFonts w:ascii="TH SarabunPSK" w:hAnsi="TH SarabunPSK" w:cs="TH SarabunPSK"/>
          <w:sz w:val="32"/>
          <w:szCs w:val="32"/>
          <w:cs/>
        </w:rPr>
        <w:t xml:space="preserve">ด้วยคำว่า “ดึงความสนใจนักเรียน” </w:t>
      </w:r>
      <w:r w:rsidRPr="00E71A98">
        <w:rPr>
          <w:rFonts w:ascii="TH SarabunPSK" w:hAnsi="TH SarabunPSK" w:cs="TH SarabunPSK"/>
          <w:sz w:val="32"/>
          <w:szCs w:val="32"/>
          <w:cs/>
        </w:rPr>
        <w:t xml:space="preserve">ในหน้าเว็บ แล้วเว็บก็จะทำการแสดงผลย่อหน้าที่เกี่ยวข้องกับการดึงความสนใจนักเรียนจากเอกสารต่างๆในระบบ </w:t>
      </w:r>
      <w:r>
        <w:rPr>
          <w:rFonts w:ascii="TH SarabunPSK" w:hAnsi="TH SarabunPSK" w:cs="TH SarabunPSK" w:hint="cs"/>
          <w:sz w:val="32"/>
          <w:szCs w:val="32"/>
          <w:cs/>
        </w:rPr>
        <w:t>รวมถึงแสดง</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ที่เกี่ยวข้องกับย่อหน้านั้นๆ โดยแต่ละย่อหน้าก็จะมี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ที่เกี่ยวข้องเป็นของตัวเอง และมีลิงค์สำหรับดาวน์โหลดเอกสารที่มีข้อความนั้นอยู่ให้คลิกเพื่อดาวน์โหลดได้</w:t>
      </w:r>
    </w:p>
    <w:p w:rsidR="00FA6CA2" w:rsidRDefault="00FA6CA2" w:rsidP="00F64975">
      <w:pPr>
        <w:spacing w:line="256" w:lineRule="auto"/>
        <w:rPr>
          <w:rFonts w:ascii="TH SarabunPSK" w:hAnsi="TH SarabunPSK" w:cs="TH SarabunPSK"/>
          <w:b/>
          <w:bCs/>
          <w:sz w:val="32"/>
          <w:szCs w:val="32"/>
          <w:cs/>
          <w:lang w:eastAsia="ja-JP"/>
        </w:rPr>
      </w:pP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3.2</w:t>
      </w:r>
      <w:r w:rsidR="00F64975">
        <w:rPr>
          <w:rFonts w:ascii="TH SarabunPSK" w:hAnsi="TH SarabunPSK" w:cs="TH SarabunPSK"/>
          <w:b/>
          <w:bCs/>
          <w:sz w:val="32"/>
          <w:szCs w:val="32"/>
        </w:rPr>
        <w:t xml:space="preserve"> </w:t>
      </w:r>
      <w:r w:rsidR="00FA6CA2">
        <w:rPr>
          <w:rFonts w:ascii="TH SarabunPSK" w:hAnsi="TH SarabunPSK" w:cs="TH SarabunPSK" w:hint="cs"/>
          <w:b/>
          <w:bCs/>
          <w:sz w:val="32"/>
          <w:szCs w:val="32"/>
          <w:cs/>
        </w:rPr>
        <w:t>ข้อจำกัดของ</w:t>
      </w:r>
      <w:r w:rsidR="00F64975">
        <w:rPr>
          <w:rFonts w:ascii="TH SarabunPSK" w:hAnsi="TH SarabunPSK" w:cs="TH SarabunPSK" w:hint="cs"/>
          <w:b/>
          <w:bCs/>
          <w:sz w:val="32"/>
          <w:szCs w:val="32"/>
          <w:cs/>
        </w:rPr>
        <w:t>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 xml:space="preserve">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lastRenderedPageBreak/>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3.3</w:t>
      </w:r>
      <w:r w:rsidR="00883EBE">
        <w:rPr>
          <w:rFonts w:ascii="TH SarabunPSK" w:hAnsi="TH SarabunPSK" w:cs="TH SarabunPSK"/>
          <w:b/>
          <w:bCs/>
          <w:sz w:val="32"/>
          <w:szCs w:val="32"/>
        </w:rPr>
        <w:t xml:space="preserve"> </w:t>
      </w:r>
      <w:r w:rsidR="00883EBE">
        <w:rPr>
          <w:rFonts w:ascii="TH SarabunPSK" w:hAnsi="TH SarabunPSK" w:cs="TH SarabunPSK" w:hint="cs"/>
          <w:b/>
          <w:bCs/>
          <w:sz w:val="32"/>
          <w:szCs w:val="32"/>
          <w:cs/>
        </w:rPr>
        <w:t>ลักษณะเด่นของซอฟต์แวร์</w:t>
      </w:r>
    </w:p>
    <w:p w:rsid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ระบบสามารถรองรับเอกสารที่เป็นภาษาไทยได้</w:t>
      </w:r>
      <w:r>
        <w:rPr>
          <w:rFonts w:ascii="TH SarabunPSK" w:hAnsi="TH SarabunPSK" w:cs="TH SarabunPSK"/>
          <w:sz w:val="32"/>
          <w:szCs w:val="32"/>
        </w:rPr>
        <w:t xml:space="preserve"> </w:t>
      </w:r>
      <w:r>
        <w:rPr>
          <w:rFonts w:ascii="TH SarabunPSK" w:hAnsi="TH SarabunPSK" w:cs="TH SarabunPSK" w:hint="cs"/>
          <w:sz w:val="32"/>
          <w:szCs w:val="32"/>
          <w:cs/>
        </w:rPr>
        <w:t>ซึ่งในปัจจุบันนั้น ตามที่เราได้หาข้อมูลมายังไม่มี</w:t>
      </w:r>
      <w:r>
        <w:rPr>
          <w:rFonts w:ascii="TH SarabunPSK" w:hAnsi="TH SarabunPSK" w:cs="TH SarabunPSK"/>
          <w:sz w:val="32"/>
          <w:szCs w:val="32"/>
        </w:rPr>
        <w:t>q</w:t>
      </w:r>
      <w:r>
        <w:rPr>
          <w:rFonts w:ascii="TH SarabunPSK" w:hAnsi="TH SarabunPSK" w:cs="TH SarabunPSK" w:hint="cs"/>
          <w:sz w:val="32"/>
          <w:szCs w:val="32"/>
          <w:cs/>
        </w:rPr>
        <w:t xml:space="preserve">ซอฟแวร์ใดๆ ที่สามารถทำการแยกเอกสารภาษาไทยและนำไปเก็บข้อมูลลงในระบบฐานข้อมูล อีกทั้งระบบสามารถรับเอกสารที่จะนำเข้าไปในระบบได้ทั้ง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Microsoft Word </w:t>
      </w:r>
      <w:r>
        <w:rPr>
          <w:rFonts w:ascii="TH SarabunPSK" w:hAnsi="TH SarabunPSK" w:cs="TH SarabunPSK" w:hint="cs"/>
          <w:sz w:val="32"/>
          <w:szCs w:val="32"/>
          <w:cs/>
          <w:lang w:eastAsia="ja-JP"/>
        </w:rPr>
        <w:t xml:space="preserve">และเอกสารที่มีการเก็บในรูปแบบอื่นที่ไม่ใช่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PDF File </w:t>
      </w:r>
    </w:p>
    <w:p w:rsidR="00EB1D2C" w:rsidRDefault="00EB1D2C" w:rsidP="00FA6CA2">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 xml:space="preserve">ระบบมีการใช้ </w:t>
      </w:r>
      <w:r>
        <w:rPr>
          <w:rFonts w:ascii="TH SarabunPSK" w:hAnsi="TH SarabunPSK" w:cs="TH SarabunPSK" w:hint="eastAsia"/>
          <w:sz w:val="32"/>
          <w:szCs w:val="32"/>
          <w:lang w:eastAsia="ja-JP"/>
        </w:rPr>
        <w:t xml:space="preserve">Machine Learning: Classification </w:t>
      </w:r>
      <w:r>
        <w:rPr>
          <w:rFonts w:ascii="TH SarabunPSK" w:hAnsi="TH SarabunPSK" w:cs="TH SarabunPSK" w:hint="cs"/>
          <w:sz w:val="32"/>
          <w:szCs w:val="32"/>
          <w:cs/>
          <w:lang w:eastAsia="ja-JP"/>
        </w:rPr>
        <w:t xml:space="preserve">ในการทำ </w:t>
      </w:r>
      <w:r>
        <w:rPr>
          <w:rFonts w:ascii="TH SarabunPSK" w:hAnsi="TH SarabunPSK" w:cs="TH SarabunPSK" w:hint="eastAsia"/>
          <w:sz w:val="32"/>
          <w:szCs w:val="32"/>
          <w:lang w:eastAsia="ja-JP"/>
        </w:rPr>
        <w:t xml:space="preserve">Prediction </w:t>
      </w:r>
      <w:r>
        <w:rPr>
          <w:rFonts w:ascii="TH SarabunPSK" w:hAnsi="TH SarabunPSK" w:cs="TH SarabunPSK" w:hint="cs"/>
          <w:sz w:val="32"/>
          <w:szCs w:val="32"/>
          <w:cs/>
          <w:lang w:eastAsia="ja-JP"/>
        </w:rPr>
        <w:t xml:space="preserve">เพื่อหา </w:t>
      </w:r>
      <w:r>
        <w:rPr>
          <w:rFonts w:ascii="TH SarabunPSK" w:hAnsi="TH SarabunPSK" w:cs="TH SarabunPSK" w:hint="eastAsia"/>
          <w:sz w:val="32"/>
          <w:szCs w:val="32"/>
          <w:lang w:eastAsia="ja-JP"/>
        </w:rPr>
        <w:t>Tag</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ทำให้</w:t>
      </w:r>
      <w:r w:rsidR="00FA6CA2">
        <w:rPr>
          <w:rFonts w:ascii="TH SarabunPSK" w:hAnsi="TH SarabunPSK" w:cs="TH SarabunPSK" w:hint="cs"/>
          <w:sz w:val="32"/>
          <w:szCs w:val="32"/>
          <w:cs/>
          <w:lang w:eastAsia="ja-JP"/>
        </w:rPr>
        <w:t xml:space="preserve">การจำแนก </w:t>
      </w:r>
      <w:r w:rsidR="00FA6CA2">
        <w:rPr>
          <w:rFonts w:ascii="TH SarabunPSK" w:hAnsi="TH SarabunPSK" w:cs="TH SarabunPSK" w:hint="eastAsia"/>
          <w:sz w:val="32"/>
          <w:szCs w:val="32"/>
          <w:lang w:eastAsia="ja-JP"/>
        </w:rPr>
        <w:t xml:space="preserve">Tag </w:t>
      </w:r>
      <w:r w:rsidR="00FA6CA2">
        <w:rPr>
          <w:rFonts w:ascii="TH SarabunPSK" w:hAnsi="TH SarabunPSK" w:cs="TH SarabunPSK" w:hint="cs"/>
          <w:sz w:val="32"/>
          <w:szCs w:val="32"/>
          <w:cs/>
          <w:lang w:eastAsia="ja-JP"/>
        </w:rPr>
        <w:t>จะมีมาตรฐานตามที่ได้กำหนดไว้ และสามารถทำให้ระบบเรียนรูปเอกสารชนิดต่างๆ มากยิ่งขึ้นเพื่อเพิ่มความถูกต้องในการจำแนกเอกสารได้</w:t>
      </w:r>
    </w:p>
    <w:p w:rsidR="00EB1D2C" w:rsidRP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ระบบใช้ </w:t>
      </w:r>
      <w:proofErr w:type="spellStart"/>
      <w:r>
        <w:rPr>
          <w:rFonts w:ascii="TH SarabunPSK" w:hAnsi="TH SarabunPSK" w:cs="TH SarabunPSK" w:hint="eastAsia"/>
          <w:sz w:val="32"/>
          <w:szCs w:val="32"/>
          <w:lang w:eastAsia="ja-JP"/>
        </w:rPr>
        <w:t>Hadoop</w:t>
      </w:r>
      <w:proofErr w:type="spellEnd"/>
      <w:r>
        <w:rPr>
          <w:rFonts w:ascii="TH SarabunPSK" w:hAnsi="TH SarabunPSK" w:cs="TH SarabunPSK" w:hint="eastAsia"/>
          <w:sz w:val="32"/>
          <w:szCs w:val="32"/>
          <w:lang w:eastAsia="ja-JP"/>
        </w:rPr>
        <w:t xml:space="preserve"> Ecosystem </w:t>
      </w:r>
      <w:r>
        <w:rPr>
          <w:rFonts w:ascii="TH SarabunPSK" w:hAnsi="TH SarabunPSK" w:cs="TH SarabunPSK" w:hint="cs"/>
          <w:sz w:val="32"/>
          <w:szCs w:val="32"/>
          <w:cs/>
          <w:lang w:eastAsia="ja-JP"/>
        </w:rPr>
        <w:t>ในการเก็บข้อมูล</w:t>
      </w:r>
      <w:r w:rsidR="00FA6CA2">
        <w:rPr>
          <w:rFonts w:ascii="TH SarabunPSK" w:hAnsi="TH SarabunPSK" w:cs="TH SarabunPSK" w:hint="cs"/>
          <w:sz w:val="32"/>
          <w:szCs w:val="32"/>
          <w:cs/>
          <w:lang w:eastAsia="ja-JP"/>
        </w:rPr>
        <w:t xml:space="preserve">เอกสารต่างๆ โดยใช้ </w:t>
      </w:r>
      <w:r w:rsidR="00FA6CA2">
        <w:rPr>
          <w:rFonts w:ascii="TH SarabunPSK" w:hAnsi="TH SarabunPSK" w:cs="TH SarabunPSK" w:hint="eastAsia"/>
          <w:sz w:val="32"/>
          <w:szCs w:val="32"/>
          <w:lang w:eastAsia="ja-JP"/>
        </w:rPr>
        <w:t xml:space="preserve">Impala </w:t>
      </w:r>
      <w:r w:rsidR="00FA6CA2">
        <w:rPr>
          <w:rFonts w:ascii="TH SarabunPSK" w:hAnsi="TH SarabunPSK" w:cs="TH SarabunPSK" w:hint="cs"/>
          <w:sz w:val="32"/>
          <w:szCs w:val="32"/>
          <w:cs/>
          <w:lang w:eastAsia="ja-JP"/>
        </w:rPr>
        <w:t xml:space="preserve">และ </w:t>
      </w:r>
      <w:proofErr w:type="spellStart"/>
      <w:r w:rsidR="00FA6CA2">
        <w:rPr>
          <w:rFonts w:ascii="TH SarabunPSK" w:hAnsi="TH SarabunPSK" w:cs="TH SarabunPSK" w:hint="eastAsia"/>
          <w:sz w:val="32"/>
          <w:szCs w:val="32"/>
          <w:lang w:eastAsia="ja-JP"/>
        </w:rPr>
        <w:t>Hbase</w:t>
      </w:r>
      <w:proofErr w:type="spellEnd"/>
      <w:r w:rsidR="00FA6CA2">
        <w:rPr>
          <w:rFonts w:ascii="TH SarabunPSK" w:hAnsi="TH SarabunPSK" w:cs="TH SarabunPSK" w:hint="eastAsia"/>
          <w:sz w:val="32"/>
          <w:szCs w:val="32"/>
          <w:lang w:eastAsia="ja-JP"/>
        </w:rPr>
        <w:t xml:space="preserve"> </w:t>
      </w:r>
      <w:r w:rsidR="00FA6CA2">
        <w:rPr>
          <w:rFonts w:ascii="TH SarabunPSK" w:hAnsi="TH SarabunPSK" w:cs="TH SarabunPSK" w:hint="cs"/>
          <w:sz w:val="32"/>
          <w:szCs w:val="32"/>
          <w:cs/>
          <w:lang w:eastAsia="ja-JP"/>
        </w:rPr>
        <w:t xml:space="preserve">และในการประมวลผลข้อมูล (การทำ </w:t>
      </w:r>
      <w:r w:rsidR="00FA6CA2">
        <w:rPr>
          <w:rFonts w:ascii="TH SarabunPSK" w:hAnsi="TH SarabunPSK" w:cs="TH SarabunPSK" w:hint="eastAsia"/>
          <w:sz w:val="32"/>
          <w:szCs w:val="32"/>
          <w:lang w:eastAsia="ja-JP"/>
        </w:rPr>
        <w:t>Machine Learning</w:t>
      </w:r>
      <w:r w:rsidR="00FA6CA2">
        <w:rPr>
          <w:rFonts w:ascii="TH SarabunPSK" w:hAnsi="TH SarabunPSK" w:cs="TH SarabunPSK" w:hint="cs"/>
          <w:sz w:val="32"/>
          <w:szCs w:val="32"/>
          <w:cs/>
          <w:lang w:eastAsia="ja-JP"/>
        </w:rPr>
        <w:t>)</w:t>
      </w:r>
      <w:r w:rsidR="00FA6CA2">
        <w:rPr>
          <w:rFonts w:ascii="TH SarabunPSK" w:hAnsi="TH SarabunPSK" w:cs="TH SarabunPSK"/>
          <w:sz w:val="32"/>
          <w:szCs w:val="32"/>
          <w:lang w:eastAsia="ja-JP"/>
        </w:rPr>
        <w:t xml:space="preserve"> </w:t>
      </w:r>
      <w:r w:rsidR="00FA6CA2">
        <w:rPr>
          <w:rFonts w:ascii="TH SarabunPSK" w:hAnsi="TH SarabunPSK" w:cs="TH SarabunPSK" w:hint="cs"/>
          <w:sz w:val="32"/>
          <w:szCs w:val="32"/>
          <w:cs/>
          <w:lang w:eastAsia="ja-JP"/>
        </w:rPr>
        <w:t xml:space="preserve">โดยใช้ </w:t>
      </w:r>
      <w:r w:rsidR="00FA6CA2">
        <w:rPr>
          <w:rFonts w:ascii="TH SarabunPSK" w:hAnsi="TH SarabunPSK" w:cs="TH SarabunPSK" w:hint="eastAsia"/>
          <w:sz w:val="32"/>
          <w:szCs w:val="32"/>
          <w:lang w:eastAsia="ja-JP"/>
        </w:rPr>
        <w:t xml:space="preserve">Spark </w:t>
      </w:r>
      <w:r w:rsidR="00FA6CA2">
        <w:rPr>
          <w:rFonts w:ascii="TH SarabunPSK" w:hAnsi="TH SarabunPSK" w:cs="TH SarabunPSK" w:hint="cs"/>
          <w:sz w:val="32"/>
          <w:szCs w:val="32"/>
          <w:cs/>
          <w:lang w:eastAsia="ja-JP"/>
        </w:rPr>
        <w:t>ทำให้สามารถรองรับข้อมูลจำนวนมากได้</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r>
        <w:rPr>
          <w:rFonts w:ascii="TH SarabunPSK" w:hAnsi="TH SarabunPSK" w:cs="TH SarabunPSK"/>
          <w:b/>
          <w:bCs/>
          <w:sz w:val="32"/>
          <w:szCs w:val="32"/>
        </w:rPr>
        <w:lastRenderedPageBreak/>
        <w:t xml:space="preserve">3.3 </w:t>
      </w:r>
      <w:r>
        <w:rPr>
          <w:rFonts w:ascii="TH SarabunPSK" w:hAnsi="TH SarabunPSK" w:cs="TH SarabunPSK" w:hint="cs"/>
          <w:b/>
          <w:bCs/>
          <w:sz w:val="32"/>
          <w:szCs w:val="32"/>
          <w:cs/>
        </w:rPr>
        <w:t>สถาปัตยกรรม</w:t>
      </w:r>
    </w:p>
    <w:p w:rsidR="00200793" w:rsidRPr="00E71A98"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PDF Miner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proofErr w:type="spellStart"/>
      <w:r w:rsidRPr="00E71A98">
        <w:rPr>
          <w:rFonts w:ascii="TH SarabunPSK" w:hAnsi="TH SarabunPSK" w:cs="TH SarabunPSK"/>
          <w:sz w:val="32"/>
          <w:szCs w:val="32"/>
        </w:rPr>
        <w:t>LexTo</w:t>
      </w:r>
      <w:proofErr w:type="spellEnd"/>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w:t>
      </w:r>
      <w:proofErr w:type="spellStart"/>
      <w:r w:rsidRPr="00E71A98">
        <w:rPr>
          <w:rFonts w:ascii="TH SarabunPSK" w:hAnsi="TH SarabunPSK" w:cs="TH SarabunPSK"/>
          <w:sz w:val="32"/>
          <w:szCs w:val="32"/>
        </w:rPr>
        <w:t>MLlib</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และ </w:t>
      </w:r>
      <w:proofErr w:type="spellStart"/>
      <w:r w:rsidRPr="00E71A98">
        <w:rPr>
          <w:rFonts w:ascii="TH SarabunPSK" w:hAnsi="TH SarabunPSK" w:cs="TH SarabunPSK"/>
          <w:sz w:val="32"/>
          <w:szCs w:val="32"/>
        </w:rPr>
        <w:t>HBase</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ที่ใช้ในการ</w:t>
      </w:r>
      <w:r w:rsidRPr="00E71A98">
        <w:rPr>
          <w:rFonts w:ascii="TH SarabunPSK" w:hAnsi="TH SarabunPSK" w:cs="TH SarabunPSK"/>
          <w:sz w:val="32"/>
          <w:szCs w:val="32"/>
          <w:cs/>
        </w:rPr>
        <w:lastRenderedPageBreak/>
        <w:t xml:space="preserve">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E48F7" w:rsidRDefault="00FA6CA2" w:rsidP="00200793">
      <w:pPr>
        <w:spacing w:line="256" w:lineRule="auto"/>
        <w:rPr>
          <w:rFonts w:ascii="TH SarabunPSK" w:hAnsi="TH SarabunPSK" w:cs="TH SarabunPSK"/>
          <w:b/>
          <w:bCs/>
          <w:sz w:val="32"/>
          <w:szCs w:val="32"/>
        </w:rPr>
      </w:pPr>
      <w:r>
        <w:rPr>
          <w:rFonts w:ascii="TH SarabunPSK" w:hAnsi="TH SarabunPSK" w:cs="TH SarabunPSK"/>
          <w:b/>
          <w:bCs/>
          <w:sz w:val="32"/>
          <w:szCs w:val="32"/>
        </w:rPr>
        <w:t>3.</w:t>
      </w:r>
      <w:r>
        <w:rPr>
          <w:rFonts w:ascii="TH SarabunPSK" w:hAnsi="TH SarabunPSK" w:cs="TH SarabunPSK" w:hint="cs"/>
          <w:b/>
          <w:bCs/>
          <w:sz w:val="32"/>
          <w:szCs w:val="32"/>
          <w:cs/>
        </w:rPr>
        <w:t>4</w:t>
      </w:r>
      <w:r w:rsidR="00425989">
        <w:rPr>
          <w:rFonts w:ascii="TH SarabunPSK" w:hAnsi="TH SarabunPSK" w:cs="TH SarabunPSK"/>
          <w:b/>
          <w:bCs/>
          <w:sz w:val="32"/>
          <w:szCs w:val="32"/>
        </w:rPr>
        <w:t xml:space="preserve"> </w:t>
      </w:r>
      <w:r w:rsidR="00425989">
        <w:rPr>
          <w:rFonts w:ascii="TH SarabunPSK" w:hAnsi="TH SarabunPSK" w:cs="TH SarabunPSK" w:hint="cs"/>
          <w:b/>
          <w:bCs/>
          <w:sz w:val="32"/>
          <w:szCs w:val="32"/>
          <w:cs/>
        </w:rPr>
        <w:t>ลักษณะของการออกแบบซอฟต์แวร์</w:t>
      </w:r>
      <w:r>
        <w:rPr>
          <w:rFonts w:ascii="TH SarabunPSK" w:hAnsi="TH SarabunPSK" w:cs="TH SarabunPSK" w:hint="cs"/>
          <w:b/>
          <w:bCs/>
          <w:sz w:val="32"/>
          <w:szCs w:val="32"/>
          <w:cs/>
        </w:rPr>
        <w:t xml:space="preserve"> </w:t>
      </w:r>
    </w:p>
    <w:p w:rsidR="00FA6CA2" w:rsidRDefault="00FA6CA2" w:rsidP="00FA6CA2">
      <w:pPr>
        <w:ind w:firstLine="720"/>
        <w:jc w:val="both"/>
        <w:rPr>
          <w:rFonts w:ascii="TH SarabunPSK" w:hAnsi="TH SarabunPSK" w:cs="TH SarabunPSK"/>
          <w:b/>
          <w:bCs/>
          <w:sz w:val="32"/>
          <w:szCs w:val="32"/>
        </w:rPr>
      </w:pPr>
      <w:r w:rsidRPr="00E71A98">
        <w:rPr>
          <w:rFonts w:ascii="TH SarabunPSK" w:hAnsi="TH SarabunPSK" w:cs="TH SarabunPSK"/>
          <w:b/>
          <w:bCs/>
          <w:sz w:val="32"/>
          <w:szCs w:val="32"/>
        </w:rPr>
        <w:t>Input / Output Specification</w:t>
      </w:r>
    </w:p>
    <w:p w:rsidR="00FA6CA2" w:rsidRPr="00E71A98" w:rsidRDefault="00FA6CA2" w:rsidP="00FA6CA2">
      <w:pPr>
        <w:jc w:val="both"/>
        <w:rPr>
          <w:rFonts w:ascii="TH SarabunPSK" w:hAnsi="TH SarabunPSK" w:cs="TH SarabunPSK"/>
          <w:b/>
          <w:bCs/>
          <w:sz w:val="32"/>
          <w:szCs w:val="32"/>
        </w:rPr>
      </w:pPr>
      <w:r>
        <w:rPr>
          <w:rFonts w:ascii="TH SarabunPSK" w:hAnsi="TH SarabunPSK" w:cs="TH SarabunPSK"/>
          <w:b/>
          <w:bCs/>
          <w:sz w:val="32"/>
          <w:szCs w:val="32"/>
        </w:rPr>
        <w:t>Component Diagram</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FA6CA2" w:rsidRPr="001664C2" w:rsidRDefault="00FA6CA2" w:rsidP="001664C2">
      <w:pPr>
        <w:jc w:val="both"/>
        <w:rPr>
          <w:rFonts w:ascii="TH SarabunPSK" w:hAnsi="TH SarabunPSK" w:cs="TH SarabunPSK"/>
          <w:sz w:val="32"/>
          <w:szCs w:val="32"/>
          <w:lang w:eastAsia="ja-JP"/>
        </w:rPr>
      </w:pP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component diagram </w:t>
      </w:r>
      <w:r w:rsidRPr="00E71A98">
        <w:rPr>
          <w:rFonts w:ascii="TH SarabunPSK" w:hAnsi="TH SarabunPSK" w:cs="TH SarabunPSK"/>
          <w:sz w:val="32"/>
          <w:szCs w:val="32"/>
          <w:cs/>
          <w:lang w:eastAsia="ja-JP"/>
        </w:rPr>
        <w:t xml:space="preserve">ข้างต้น จะเห็นได้ว่า โปรแกรมมีการแบ่งข้อมูลเป็น </w:t>
      </w:r>
      <w:r w:rsidRPr="00E71A98">
        <w:rPr>
          <w:rFonts w:ascii="TH SarabunPSK" w:hAnsi="TH SarabunPSK" w:cs="TH SarabunPSK"/>
          <w:sz w:val="32"/>
          <w:szCs w:val="32"/>
          <w:lang w:eastAsia="ja-JP"/>
        </w:rPr>
        <w:t xml:space="preserve">3 </w:t>
      </w:r>
      <w:r w:rsidRPr="00E71A98">
        <w:rPr>
          <w:rFonts w:ascii="TH SarabunPSK" w:hAnsi="TH SarabunPSK" w:cs="TH SarabunPSK"/>
          <w:sz w:val="32"/>
          <w:szCs w:val="32"/>
          <w:cs/>
          <w:lang w:eastAsia="ja-JP"/>
        </w:rPr>
        <w:t xml:space="preserve">ส่วนหลักๆ ได้แก่ ส่วนรับไฟล์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เข้ามาในระบบ</w:t>
      </w:r>
      <w:r w:rsidRPr="00E71A98">
        <w:rPr>
          <w:rFonts w:ascii="TH SarabunPSK" w:hAnsi="TH SarabunPSK" w:cs="TH SarabunPSK"/>
          <w:sz w:val="32"/>
          <w:szCs w:val="32"/>
          <w:lang w:eastAsia="ja-JP"/>
        </w:rPr>
        <w:t xml:space="preserve">, </w:t>
      </w:r>
      <w:r w:rsidRPr="00E71A98">
        <w:rPr>
          <w:rFonts w:ascii="TH SarabunPSK" w:hAnsi="TH SarabunPSK" w:cs="TH SarabunPSK"/>
          <w:sz w:val="32"/>
          <w:szCs w:val="32"/>
          <w:cs/>
          <w:lang w:eastAsia="ja-JP"/>
        </w:rPr>
        <w:t xml:space="preserve">ส่วนการทำ </w:t>
      </w:r>
      <w:r w:rsidRPr="00E71A98">
        <w:rPr>
          <w:rFonts w:ascii="TH SarabunPSK" w:hAnsi="TH SarabunPSK" w:cs="TH SarabunPSK"/>
          <w:sz w:val="32"/>
          <w:szCs w:val="32"/>
          <w:lang w:eastAsia="ja-JP"/>
        </w:rPr>
        <w:t xml:space="preserve">machine learning </w:t>
      </w:r>
      <w:r w:rsidRPr="00E71A98">
        <w:rPr>
          <w:rFonts w:ascii="TH SarabunPSK" w:hAnsi="TH SarabunPSK" w:cs="TH SarabunPSK"/>
          <w:sz w:val="32"/>
          <w:szCs w:val="32"/>
          <w:cs/>
          <w:lang w:eastAsia="ja-JP"/>
        </w:rPr>
        <w:t xml:space="preserve">และส่วนของการ </w:t>
      </w:r>
      <w:r w:rsidRPr="00E71A98">
        <w:rPr>
          <w:rFonts w:ascii="TH SarabunPSK" w:hAnsi="TH SarabunPSK" w:cs="TH SarabunPSK"/>
          <w:sz w:val="32"/>
          <w:szCs w:val="32"/>
          <w:lang w:eastAsia="ja-JP"/>
        </w:rPr>
        <w:t xml:space="preserve">query </w:t>
      </w:r>
      <w:r w:rsidRPr="00E71A98">
        <w:rPr>
          <w:rFonts w:ascii="TH SarabunPSK" w:hAnsi="TH SarabunPSK" w:cs="TH SarabunPSK"/>
          <w:sz w:val="32"/>
          <w:szCs w:val="32"/>
          <w:cs/>
          <w:lang w:eastAsia="ja-JP"/>
        </w:rPr>
        <w:t>ผลลัพธ์ออกมาแสดงผล โดยแต่ละส่วนจะมีการรับ</w:t>
      </w:r>
      <w:r w:rsidRPr="00E71A98">
        <w:rPr>
          <w:rFonts w:ascii="TH SarabunPSK" w:hAnsi="TH SarabunPSK" w:cs="TH SarabunPSK"/>
          <w:sz w:val="32"/>
          <w:szCs w:val="32"/>
          <w:lang w:eastAsia="ja-JP"/>
        </w:rPr>
        <w:t>-</w:t>
      </w:r>
      <w:r w:rsidRPr="00E71A98">
        <w:rPr>
          <w:rFonts w:ascii="TH SarabunPSK" w:hAnsi="TH SarabunPSK" w:cs="TH SarabunPSK"/>
          <w:sz w:val="32"/>
          <w:szCs w:val="32"/>
          <w:cs/>
          <w:lang w:eastAsia="ja-JP"/>
        </w:rPr>
        <w:t>ส่งข้อมูลดังต่อไปนี้</w:t>
      </w:r>
      <w:r>
        <w:rPr>
          <w:rFonts w:ascii="TH SarabunPSK" w:hAnsi="TH SarabunPSK" w:cs="TH SarabunPSK"/>
          <w:b/>
          <w:bCs/>
          <w:i/>
          <w:iCs/>
          <w:sz w:val="32"/>
          <w:szCs w:val="32"/>
          <w:lang w:eastAsia="ja-JP"/>
        </w:rPr>
        <w:tab/>
      </w:r>
    </w:p>
    <w:p w:rsidR="00FA6CA2" w:rsidRPr="00E71A98" w:rsidRDefault="00FA6CA2" w:rsidP="00FA6CA2">
      <w:pPr>
        <w:jc w:val="both"/>
        <w:rPr>
          <w:rFonts w:ascii="TH SarabunPSK" w:hAnsi="TH SarabunPSK" w:cs="TH SarabunPSK"/>
          <w:b/>
          <w:bCs/>
          <w:i/>
          <w:iCs/>
          <w:sz w:val="32"/>
          <w:szCs w:val="32"/>
          <w:lang w:eastAsia="ja-JP"/>
        </w:rPr>
      </w:pPr>
      <w:r w:rsidRPr="00E71A98">
        <w:rPr>
          <w:rFonts w:ascii="TH SarabunPSK" w:hAnsi="TH SarabunPSK" w:cs="TH SarabunPSK"/>
          <w:b/>
          <w:bCs/>
          <w:i/>
          <w:iCs/>
          <w:sz w:val="32"/>
          <w:szCs w:val="32"/>
          <w:lang w:eastAsia="ja-JP"/>
        </w:rPr>
        <w:lastRenderedPageBreak/>
        <w:t>Ingestion Web Application</w:t>
      </w:r>
    </w:p>
    <w:p w:rsidR="00FA6CA2" w:rsidRPr="00394556" w:rsidRDefault="00FA6CA2" w:rsidP="00FA6CA2">
      <w:pPr>
        <w:pStyle w:val="ListParagraph"/>
        <w:numPr>
          <w:ilvl w:val="0"/>
          <w:numId w:val="8"/>
        </w:numPr>
        <w:spacing w:line="256" w:lineRule="auto"/>
        <w:jc w:val="both"/>
        <w:rPr>
          <w:rFonts w:ascii="TH Sarabun New" w:hAnsi="TH Sarabun New" w:cs="TH Sarabun New"/>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อย่างเดียว หรือ </w:t>
      </w:r>
      <w:r>
        <w:rPr>
          <w:rFonts w:ascii="TH Sarabun New" w:hAnsi="TH Sarabun New" w:cs="TH Sarabun New"/>
          <w:sz w:val="32"/>
          <w:szCs w:val="32"/>
          <w:lang w:eastAsia="ja-JP"/>
        </w:rPr>
        <w:t>PDF file</w:t>
      </w:r>
      <w:r>
        <w:rPr>
          <w:rFonts w:ascii="TH Sarabun New" w:hAnsi="TH Sarabun New" w:cs="TH Sarabun New" w:hint="cs"/>
          <w:sz w:val="32"/>
          <w:szCs w:val="32"/>
          <w:cs/>
          <w:lang w:eastAsia="ja-JP"/>
        </w:rPr>
        <w:t xml:space="preserve"> ที่มีการระบุ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แล้ว</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Notification </w:t>
      </w:r>
      <w:r w:rsidRPr="00E71A98">
        <w:rPr>
          <w:rFonts w:ascii="TH SarabunPSK" w:hAnsi="TH SarabunPSK" w:cs="TH SarabunPSK"/>
          <w:sz w:val="32"/>
          <w:szCs w:val="32"/>
          <w:cs/>
          <w:lang w:eastAsia="ja-JP"/>
        </w:rPr>
        <w:t xml:space="preserve">ว่ามีการรับ </w:t>
      </w:r>
      <w:r w:rsidRPr="00E71A98">
        <w:rPr>
          <w:rFonts w:ascii="TH SarabunPSK" w:hAnsi="TH SarabunPSK" w:cs="TH SarabunPSK"/>
          <w:sz w:val="32"/>
          <w:szCs w:val="32"/>
          <w:lang w:eastAsia="ja-JP"/>
        </w:rPr>
        <w:t xml:space="preserve">Input File </w:t>
      </w:r>
      <w:r w:rsidRPr="00E71A98">
        <w:rPr>
          <w:rFonts w:ascii="TH SarabunPSK" w:hAnsi="TH SarabunPSK" w:cs="TH SarabunPSK"/>
          <w:sz w:val="32"/>
          <w:szCs w:val="32"/>
          <w:cs/>
          <w:lang w:eastAsia="ja-JP"/>
        </w:rPr>
        <w:t>สำเร็จแล้ว</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Train Model</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Pr>
          <w:rFonts w:ascii="TH SarabunPSK" w:hAnsi="TH SarabunPSK" w:cs="TH SarabunPSK"/>
          <w:sz w:val="32"/>
          <w:szCs w:val="32"/>
          <w:lang w:eastAsia="ja-JP"/>
        </w:rPr>
        <w:t>Input -</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ที่มีการระบุ </w:t>
      </w:r>
      <w:r>
        <w:rPr>
          <w:rFonts w:ascii="TH Sarabun New" w:hAnsi="TH Sarabun New" w:cs="TH Sarabun New"/>
          <w:sz w:val="32"/>
          <w:szCs w:val="32"/>
          <w:lang w:eastAsia="ja-JP"/>
        </w:rPr>
        <w:t>tag</w:t>
      </w:r>
      <w:r>
        <w:rPr>
          <w:rFonts w:ascii="TH Sarabun New" w:hAnsi="TH Sarabun New" w:cs="TH Sarabun New" w:hint="cs"/>
          <w:sz w:val="32"/>
          <w:szCs w:val="32"/>
          <w:cs/>
          <w:lang w:eastAsia="ja-JP"/>
        </w:rPr>
        <w:t xml:space="preserve"> 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โดยผู้เชี่ยวชาญเฉพาะทาง</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Model </w:t>
      </w:r>
      <w:r w:rsidRPr="00E71A98">
        <w:rPr>
          <w:rFonts w:ascii="TH SarabunPSK" w:hAnsi="TH SarabunPSK" w:cs="TH SarabunPSK"/>
          <w:sz w:val="32"/>
          <w:szCs w:val="32"/>
          <w:cs/>
          <w:lang w:eastAsia="ja-JP"/>
        </w:rPr>
        <w:t xml:space="preserve">ที่สามารถคาดเดา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paragraph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ที่ได้จาก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เก็บลงใน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Prediction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PDF File </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Pr>
          <w:rFonts w:ascii="TH SarabunPSK" w:hAnsi="TH SarabunPSK" w:cs="TH SarabunPSK"/>
          <w:sz w:val="32"/>
          <w:szCs w:val="32"/>
          <w:lang w:eastAsia="ja-JP"/>
        </w:rPr>
        <w:t>-</w:t>
      </w:r>
      <w:r w:rsidRPr="00E71A98">
        <w:rPr>
          <w:rFonts w:ascii="TH SarabunPSK" w:hAnsi="TH SarabunPSK" w:cs="TH SarabunPSK"/>
          <w:sz w:val="32"/>
          <w:szCs w:val="32"/>
          <w:cs/>
          <w:lang w:eastAsia="ja-JP"/>
        </w:rPr>
        <w:t xml:space="preserve"> ข้อมูล </w:t>
      </w:r>
      <w:r>
        <w:rPr>
          <w:rFonts w:ascii="TH SarabunPSK" w:hAnsi="TH SarabunPSK" w:cs="TH SarabunPSK"/>
          <w:sz w:val="32"/>
          <w:szCs w:val="32"/>
          <w:lang w:eastAsia="ja-JP"/>
        </w:rPr>
        <w:t>T</w:t>
      </w:r>
      <w:r w:rsidRPr="00E71A98">
        <w:rPr>
          <w:rFonts w:ascii="TH SarabunPSK" w:hAnsi="TH SarabunPSK" w:cs="TH SarabunPSK"/>
          <w:sz w:val="32"/>
          <w:szCs w:val="32"/>
          <w:lang w:eastAsia="ja-JP"/>
        </w:rPr>
        <w:t xml:space="preserve">ag </w:t>
      </w:r>
      <w:r w:rsidRPr="00E71A98">
        <w:rPr>
          <w:rFonts w:ascii="TH SarabunPSK" w:hAnsi="TH SarabunPSK" w:cs="TH SarabunPSK"/>
          <w:sz w:val="32"/>
          <w:szCs w:val="32"/>
          <w:cs/>
          <w:lang w:eastAsia="ja-JP"/>
        </w:rPr>
        <w:t xml:space="preserve">ที่ได้จากการ </w:t>
      </w:r>
      <w:r w:rsidRPr="00E71A98">
        <w:rPr>
          <w:rFonts w:ascii="TH SarabunPSK" w:hAnsi="TH SarabunPSK" w:cs="TH SarabunPSK"/>
          <w:sz w:val="32"/>
          <w:szCs w:val="32"/>
          <w:lang w:eastAsia="ja-JP"/>
        </w:rPr>
        <w:t>Prediction</w:t>
      </w:r>
      <w:r w:rsidRPr="00E71A98">
        <w:rPr>
          <w:rFonts w:ascii="TH SarabunPSK" w:hAnsi="TH SarabunPSK" w:cs="TH SarabunPSK"/>
          <w:sz w:val="32"/>
          <w:szCs w:val="32"/>
          <w:cs/>
          <w:lang w:eastAsia="ja-JP"/>
        </w:rPr>
        <w:t xml:space="preserve"> 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ที่เป็น </w:t>
      </w: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โดยใช้ </w:t>
      </w:r>
      <w:r w:rsidRPr="00E71A98">
        <w:rPr>
          <w:rFonts w:ascii="TH SarabunPSK" w:hAnsi="TH SarabunPSK" w:cs="TH SarabunPSK"/>
          <w:sz w:val="32"/>
          <w:szCs w:val="32"/>
          <w:lang w:eastAsia="ja-JP"/>
        </w:rPr>
        <w:t>model</w:t>
      </w:r>
      <w:r w:rsidRPr="00E71A98">
        <w:rPr>
          <w:rFonts w:ascii="TH SarabunPSK" w:hAnsi="TH SarabunPSK" w:cs="TH SarabunPSK"/>
          <w:sz w:val="32"/>
          <w:szCs w:val="32"/>
          <w:cs/>
          <w:lang w:eastAsia="ja-JP"/>
        </w:rPr>
        <w:t xml:space="preserve"> ที่สร้างขึ้น และเก็บข้อมูล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ใหม่ที่ได้จากการ </w:t>
      </w:r>
      <w:r w:rsidRPr="00E71A98">
        <w:rPr>
          <w:rFonts w:ascii="TH SarabunPSK" w:hAnsi="TH SarabunPSK" w:cs="TH SarabunPSK"/>
          <w:sz w:val="32"/>
          <w:szCs w:val="32"/>
          <w:lang w:eastAsia="ja-JP"/>
        </w:rPr>
        <w:t xml:space="preserve">Prediction </w:t>
      </w:r>
      <w:r w:rsidRPr="00E71A98">
        <w:rPr>
          <w:rFonts w:ascii="TH SarabunPSK" w:hAnsi="TH SarabunPSK" w:cs="TH SarabunPSK"/>
          <w:sz w:val="32"/>
          <w:szCs w:val="32"/>
          <w:cs/>
          <w:lang w:eastAsia="ja-JP"/>
        </w:rPr>
        <w:t xml:space="preserve">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Query Web Application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ที่ต้องการจะสืบค้น</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ย่อหน้าที่มีความเกี่ยวข้องกับ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นั้นๆ และข้อมูลเกี่ยวกับย่อหน้านั้น ได้แก่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ของย่อหน้านั้นทั้งหมด</w:t>
      </w:r>
      <w:r w:rsidRPr="00E71A98">
        <w:rPr>
          <w:rFonts w:ascii="TH SarabunPSK" w:hAnsi="TH SarabunPSK" w:cs="TH SarabunPSK"/>
          <w:sz w:val="32"/>
          <w:szCs w:val="32"/>
          <w:lang w:eastAsia="ja-JP"/>
        </w:rPr>
        <w:t xml:space="preserve">, </w:t>
      </w:r>
      <w:r>
        <w:rPr>
          <w:rFonts w:ascii="TH SarabunPSK" w:hAnsi="TH SarabunPSK" w:cs="TH SarabunPSK"/>
          <w:sz w:val="32"/>
          <w:szCs w:val="32"/>
          <w:cs/>
          <w:lang w:eastAsia="ja-JP"/>
        </w:rPr>
        <w:t>เอกสารที่เขียนข้อความนั้น</w:t>
      </w:r>
      <w:r w:rsidRPr="00E71A98">
        <w:rPr>
          <w:rFonts w:ascii="TH SarabunPSK" w:hAnsi="TH SarabunPSK" w:cs="TH SarabunPSK"/>
          <w:sz w:val="32"/>
          <w:szCs w:val="32"/>
          <w:cs/>
          <w:lang w:eastAsia="ja-JP"/>
        </w:rPr>
        <w:t xml:space="preserve"> และ </w:t>
      </w:r>
      <w:r w:rsidRPr="00E71A98">
        <w:rPr>
          <w:rFonts w:ascii="TH SarabunPSK" w:hAnsi="TH SarabunPSK" w:cs="TH SarabunPSK"/>
          <w:sz w:val="32"/>
          <w:szCs w:val="32"/>
          <w:lang w:eastAsia="ja-JP"/>
        </w:rPr>
        <w:t xml:space="preserve">link download </w:t>
      </w:r>
      <w:r w:rsidRPr="00E71A98">
        <w:rPr>
          <w:rFonts w:ascii="TH SarabunPSK" w:hAnsi="TH SarabunPSK" w:cs="TH SarabunPSK"/>
          <w:sz w:val="32"/>
          <w:szCs w:val="32"/>
          <w:cs/>
          <w:lang w:eastAsia="ja-JP"/>
        </w:rPr>
        <w:t xml:space="preserve">เอกสารนั้นในรูปแบบไฟล์ </w:t>
      </w:r>
      <w:r w:rsidRPr="00E71A98">
        <w:rPr>
          <w:rFonts w:ascii="TH SarabunPSK" w:hAnsi="TH SarabunPSK" w:cs="TH SarabunPSK"/>
          <w:sz w:val="32"/>
          <w:szCs w:val="32"/>
          <w:lang w:eastAsia="ja-JP"/>
        </w:rPr>
        <w:t>PDF</w:t>
      </w:r>
    </w:p>
    <w:p w:rsidR="00A3120A" w:rsidRDefault="00A3120A" w:rsidP="00200793">
      <w:pPr>
        <w:spacing w:line="256" w:lineRule="auto"/>
        <w:rPr>
          <w:rFonts w:ascii="TH SarabunPSK" w:hAnsi="TH SarabunPSK" w:cs="TH SarabunPSK"/>
          <w:b/>
          <w:bCs/>
          <w:sz w:val="32"/>
          <w:szCs w:val="32"/>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FA6CA2" w:rsidRPr="00B93B89" w:rsidRDefault="00FA6CA2" w:rsidP="00FA6CA2">
      <w:pPr>
        <w:jc w:val="both"/>
        <w:rPr>
          <w:rFonts w:ascii="TH SarabunPSK" w:hAnsi="TH SarabunPSK" w:cs="TH SarabunPSK"/>
          <w:b/>
          <w:bCs/>
          <w:sz w:val="32"/>
          <w:szCs w:val="32"/>
          <w:lang w:eastAsia="ja-JP"/>
        </w:rPr>
      </w:pPr>
      <w:r w:rsidRPr="00B93B89">
        <w:rPr>
          <w:rFonts w:ascii="TH SarabunPSK" w:hAnsi="TH SarabunPSK" w:cs="TH SarabunPSK"/>
          <w:b/>
          <w:bCs/>
          <w:sz w:val="32"/>
          <w:szCs w:val="32"/>
          <w:lang w:eastAsia="ja-JP"/>
        </w:rPr>
        <w:lastRenderedPageBreak/>
        <w:t>Flowchart</w:t>
      </w:r>
    </w:p>
    <w:p w:rsidR="00FA6CA2" w:rsidRDefault="00FA6CA2" w:rsidP="00FA6CA2">
      <w:pPr>
        <w:spacing w:line="256" w:lineRule="auto"/>
        <w:jc w:val="center"/>
        <w:rPr>
          <w:rFonts w:ascii="TH SarabunPSK" w:hAnsi="TH SarabunPSK" w:cs="TH SarabunPSK"/>
          <w:b/>
          <w:bCs/>
          <w:sz w:val="32"/>
          <w:szCs w:val="32"/>
        </w:rPr>
      </w:pPr>
      <w:r w:rsidRPr="00E71A98">
        <w:rPr>
          <w:rFonts w:ascii="TH SarabunPSK" w:hAnsi="TH SarabunPSK" w:cs="TH SarabunPSK"/>
          <w:noProof/>
          <w:sz w:val="32"/>
          <w:szCs w:val="32"/>
        </w:rPr>
        <w:drawing>
          <wp:inline distT="0" distB="0" distL="0" distR="0" wp14:anchorId="7F96B156" wp14:editId="531E2F3F">
            <wp:extent cx="3487480" cy="8239327"/>
            <wp:effectExtent l="0" t="0" r="0" b="9525"/>
            <wp:docPr id="4" name="Picture 4" descr="flowchart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_ro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480" cy="8239327"/>
                    </a:xfrm>
                    <a:prstGeom prst="rect">
                      <a:avLst/>
                    </a:prstGeom>
                    <a:noFill/>
                    <a:ln>
                      <a:noFill/>
                    </a:ln>
                  </pic:spPr>
                </pic:pic>
              </a:graphicData>
            </a:graphic>
          </wp:inline>
        </w:drawing>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sz w:val="32"/>
          <w:szCs w:val="32"/>
          <w:cs/>
        </w:rPr>
        <w:lastRenderedPageBreak/>
        <w:t xml:space="preserve">ส่วนประกอบในการทำงาน จะแบ่งขั้นตอนต่างๆออกเป็น 5 ส่วน ได้แก่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1.</w:t>
      </w:r>
      <w:r w:rsidRPr="00DB37FB">
        <w:rPr>
          <w:rFonts w:ascii="TH SarabunPSK" w:hAnsi="TH SarabunPSK" w:cs="TH SarabunPSK"/>
          <w:b/>
          <w:bCs/>
          <w:sz w:val="32"/>
          <w:szCs w:val="32"/>
        </w:rPr>
        <w:t>Ingestion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โดยจะแบ่งวิธีการรับข้อมูลเป็น 2 แบบคือ 1.ทำการรับ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กับ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สำหรั</w:t>
      </w:r>
      <w:r>
        <w:rPr>
          <w:rFonts w:ascii="TH SarabunPSK" w:hAnsi="TH SarabunPSK" w:cs="TH SarabunPSK" w:hint="cs"/>
          <w:sz w:val="32"/>
          <w:szCs w:val="32"/>
          <w:cs/>
        </w:rPr>
        <w:t>บ</w:t>
      </w:r>
      <w:r w:rsidRPr="00E71A98">
        <w:rPr>
          <w:rFonts w:ascii="TH SarabunPSK" w:hAnsi="TH SarabunPSK" w:cs="TH SarabunPSK"/>
          <w:sz w:val="32"/>
          <w:szCs w:val="32"/>
          <w:cs/>
        </w:rPr>
        <w:t>ใช้ใน</w:t>
      </w:r>
      <w:r w:rsidRPr="00E71A98">
        <w:rPr>
          <w:rFonts w:ascii="TH SarabunPSK" w:hAnsi="TH SarabunPSK" w:cs="TH SarabunPSK"/>
          <w:sz w:val="32"/>
          <w:szCs w:val="32"/>
        </w:rPr>
        <w:t xml:space="preserve"> Train Model </w:t>
      </w:r>
      <w:r w:rsidRPr="00E71A98">
        <w:rPr>
          <w:rFonts w:ascii="TH SarabunPSK" w:hAnsi="TH SarabunPSK" w:cs="TH SarabunPSK"/>
          <w:sz w:val="32"/>
          <w:szCs w:val="32"/>
          <w:cs/>
        </w:rPr>
        <w:t xml:space="preserve">และ 2. 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อย่างเดียวสำหรับ </w:t>
      </w:r>
      <w:r w:rsidRPr="00E71A98">
        <w:rPr>
          <w:rFonts w:ascii="TH SarabunPSK" w:hAnsi="TH SarabunPSK" w:cs="TH SarabunPSK"/>
          <w:sz w:val="32"/>
          <w:szCs w:val="32"/>
        </w:rPr>
        <w:t xml:space="preserve">Predict Tag </w:t>
      </w:r>
      <w:r w:rsidRPr="00E71A98">
        <w:rPr>
          <w:rFonts w:ascii="TH SarabunPSK" w:hAnsi="TH SarabunPSK" w:cs="TH SarabunPSK"/>
          <w:sz w:val="32"/>
          <w:szCs w:val="32"/>
          <w:cs/>
        </w:rPr>
        <w:t xml:space="preserve">จาก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2.</w:t>
      </w:r>
      <w:r w:rsidRPr="00DB37FB">
        <w:rPr>
          <w:rFonts w:ascii="TH SarabunPSK" w:hAnsi="TH SarabunPSK" w:cs="TH SarabunPSK"/>
          <w:b/>
          <w:bCs/>
          <w:sz w:val="32"/>
          <w:szCs w:val="32"/>
        </w:rPr>
        <w:t>Preprocessing Data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โดยในขั้นตอนนี้จะทำการเปลี่ยน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ที่รับมาให้กลายเป็น </w:t>
      </w:r>
      <w:r w:rsidRPr="00E71A98">
        <w:rPr>
          <w:rFonts w:ascii="TH SarabunPSK" w:hAnsi="TH SarabunPSK" w:cs="TH SarabunPSK"/>
          <w:sz w:val="32"/>
          <w:szCs w:val="32"/>
        </w:rPr>
        <w:t xml:space="preserve">Flat Text </w:t>
      </w:r>
      <w:r w:rsidRPr="00E71A98">
        <w:rPr>
          <w:rFonts w:ascii="TH SarabunPSK" w:hAnsi="TH SarabunPSK" w:cs="TH SarabunPSK"/>
          <w:sz w:val="32"/>
          <w:szCs w:val="32"/>
          <w:cs/>
        </w:rPr>
        <w:t xml:space="preserve">และทำการรับ </w:t>
      </w:r>
      <w:r w:rsidRPr="00E71A98">
        <w:rPr>
          <w:rFonts w:ascii="TH SarabunPSK" w:hAnsi="TH SarabunPSK" w:cs="TH SarabunPSK"/>
          <w:sz w:val="32"/>
          <w:szCs w:val="32"/>
        </w:rPr>
        <w:t>Label</w:t>
      </w:r>
      <w:r w:rsidRPr="00E71A98">
        <w:rPr>
          <w:rFonts w:ascii="TH SarabunPSK" w:hAnsi="TH SarabunPSK" w:cs="TH SarabunPSK"/>
          <w:sz w:val="32"/>
          <w:szCs w:val="32"/>
          <w:cs/>
        </w:rPr>
        <w:t xml:space="preserve"> หากเป็นขั้นตอนการทำ </w:t>
      </w:r>
      <w:r w:rsidRPr="00E71A98">
        <w:rPr>
          <w:rFonts w:ascii="TH SarabunPSK" w:hAnsi="TH SarabunPSK" w:cs="TH SarabunPSK"/>
          <w:sz w:val="32"/>
          <w:szCs w:val="32"/>
        </w:rPr>
        <w:t>Train Model</w:t>
      </w:r>
      <w:r w:rsidRPr="00E71A98">
        <w:rPr>
          <w:rFonts w:ascii="TH SarabunPSK" w:hAnsi="TH SarabunPSK" w:cs="TH SarabunPSK"/>
          <w:sz w:val="32"/>
          <w:szCs w:val="32"/>
          <w:cs/>
        </w:rPr>
        <w:t xml:space="preserve"> ซึ่งหลังจากได้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มาแล้ว จะทำการเปลี่ยน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เหล่านั้นมาสร้าง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ของคำ ซึ่งสำหรับภาษาไทยนั้น จำเป็นต้องมีการตัดแบ่งคำ (</w:t>
      </w:r>
      <w:r w:rsidRPr="00E71A98">
        <w:rPr>
          <w:rFonts w:ascii="TH SarabunPSK" w:hAnsi="TH SarabunPSK" w:cs="TH SarabunPSK"/>
          <w:sz w:val="32"/>
          <w:szCs w:val="32"/>
        </w:rPr>
        <w:t xml:space="preserve">Word Segmentation) </w:t>
      </w:r>
      <w:r w:rsidRPr="00E71A98">
        <w:rPr>
          <w:rFonts w:ascii="TH SarabunPSK" w:hAnsi="TH SarabunPSK" w:cs="TH SarabunPSK"/>
          <w:sz w:val="32"/>
          <w:szCs w:val="32"/>
          <w:cs/>
        </w:rPr>
        <w:t xml:space="preserve">สำหรับประโยคออกเพื่อทำ </w:t>
      </w:r>
      <w:r w:rsidRPr="00E71A98">
        <w:rPr>
          <w:rFonts w:ascii="TH SarabunPSK" w:hAnsi="TH SarabunPSK" w:cs="TH SarabunPSK"/>
          <w:sz w:val="32"/>
          <w:szCs w:val="32"/>
        </w:rPr>
        <w:t xml:space="preserve">NER (Name Entity Recognition) </w:t>
      </w:r>
      <w:r w:rsidRPr="00E71A98">
        <w:rPr>
          <w:rFonts w:ascii="TH SarabunPSK" w:hAnsi="TH SarabunPSK" w:cs="TH SarabunPSK"/>
          <w:sz w:val="32"/>
          <w:szCs w:val="32"/>
          <w:cs/>
        </w:rPr>
        <w:t>และทำการตัดคำต่างๆที่ไม่มีความหมายต่างๆทิ้งไปได้แก่ คำเชื่อม เช่น และ</w:t>
      </w:r>
      <w:r w:rsidRPr="00E71A98">
        <w:rPr>
          <w:rFonts w:ascii="TH SarabunPSK" w:hAnsi="TH SarabunPSK" w:cs="TH SarabunPSK"/>
          <w:sz w:val="32"/>
          <w:szCs w:val="32"/>
        </w:rPr>
        <w:t>,</w:t>
      </w:r>
      <w:r w:rsidRPr="00E71A98">
        <w:rPr>
          <w:rFonts w:ascii="TH SarabunPSK" w:hAnsi="TH SarabunPSK" w:cs="TH SarabunPSK"/>
          <w:sz w:val="32"/>
          <w:szCs w:val="32"/>
          <w:cs/>
        </w:rPr>
        <w:t xml:space="preserve"> หรือ</w:t>
      </w:r>
      <w:r w:rsidRPr="00E71A98">
        <w:rPr>
          <w:rFonts w:ascii="TH SarabunPSK" w:hAnsi="TH SarabunPSK" w:cs="TH SarabunPSK"/>
          <w:sz w:val="32"/>
          <w:szCs w:val="32"/>
        </w:rPr>
        <w:t xml:space="preserve">, </w:t>
      </w:r>
      <w:r w:rsidRPr="00E71A98">
        <w:rPr>
          <w:rFonts w:ascii="TH SarabunPSK" w:hAnsi="TH SarabunPSK" w:cs="TH SarabunPSK"/>
          <w:sz w:val="32"/>
          <w:szCs w:val="32"/>
          <w:cs/>
        </w:rPr>
        <w:t>กับ เป็นต้น</w:t>
      </w:r>
      <w:r>
        <w:rPr>
          <w:rFonts w:ascii="TH SarabunPSK" w:hAnsi="TH SarabunPSK" w:cs="TH SarabunPSK" w:hint="cs"/>
          <w:sz w:val="32"/>
          <w:szCs w:val="32"/>
          <w:cs/>
        </w:rPr>
        <w:t xml:space="preserve"> </w:t>
      </w:r>
      <w:r w:rsidRPr="00E71A98">
        <w:rPr>
          <w:rFonts w:ascii="TH SarabunPSK" w:hAnsi="TH SarabunPSK" w:cs="TH SarabunPSK"/>
          <w:sz w:val="32"/>
          <w:szCs w:val="32"/>
          <w:cs/>
        </w:rPr>
        <w:t>และคำขยายความต่างๆเช่น การ ความ เป็นต้น และสุดท้ายจะทำ</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bag-of-word </w:t>
      </w:r>
      <w:r w:rsidRPr="00E71A98">
        <w:rPr>
          <w:rFonts w:ascii="TH SarabunPSK" w:hAnsi="TH SarabunPSK" w:cs="TH SarabunPSK"/>
          <w:sz w:val="32"/>
          <w:szCs w:val="32"/>
          <w:cs/>
        </w:rPr>
        <w:t xml:space="preserve">เพื่อสร้าง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 xml:space="preserve">ของคำและนำไปใช้ในขั้นตอน </w:t>
      </w:r>
      <w:r w:rsidRPr="00E71A98">
        <w:rPr>
          <w:rFonts w:ascii="TH SarabunPSK" w:hAnsi="TH SarabunPSK" w:cs="TH SarabunPSK"/>
          <w:sz w:val="32"/>
          <w:szCs w:val="32"/>
        </w:rPr>
        <w:t>Topic Discovery</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3</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Topic Discovery</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จะเป็นการดึงคำสำคัญหรือความเกี่ยวข้องต่างๆที่อยู่ใน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ออกมา เช่นการทำ </w:t>
      </w:r>
      <w:r w:rsidRPr="00E71A98">
        <w:rPr>
          <w:rFonts w:ascii="TH SarabunPSK" w:hAnsi="TH SarabunPSK" w:cs="TH SarabunPSK"/>
          <w:sz w:val="32"/>
          <w:szCs w:val="32"/>
        </w:rPr>
        <w:t xml:space="preserve">TF-IDF </w:t>
      </w:r>
      <w:r w:rsidRPr="00E71A98">
        <w:rPr>
          <w:rFonts w:ascii="TH SarabunPSK" w:hAnsi="TH SarabunPSK" w:cs="TH SarabunPSK"/>
          <w:sz w:val="32"/>
          <w:szCs w:val="32"/>
          <w:cs/>
        </w:rPr>
        <w:t xml:space="preserve">เพื่อหาความถี่ของคำ และการลดมิติของคำให้เหลือเพียงคำสำคัญต่างๆโดยการใช้ </w:t>
      </w:r>
      <w:r w:rsidRPr="00E71A98">
        <w:rPr>
          <w:rFonts w:ascii="TH SarabunPSK" w:hAnsi="TH SarabunPSK" w:cs="TH SarabunPSK"/>
          <w:sz w:val="32"/>
          <w:szCs w:val="32"/>
        </w:rPr>
        <w:t xml:space="preserve">Machine Learning: Clustering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 xml:space="preserve">Latent </w:t>
      </w:r>
      <w:proofErr w:type="spellStart"/>
      <w:r w:rsidRPr="00E71A98">
        <w:rPr>
          <w:rFonts w:ascii="TH SarabunPSK" w:hAnsi="TH SarabunPSK" w:cs="TH SarabunPSK"/>
          <w:sz w:val="32"/>
          <w:szCs w:val="32"/>
        </w:rPr>
        <w:t>Dirichlet</w:t>
      </w:r>
      <w:proofErr w:type="spellEnd"/>
      <w:r w:rsidRPr="00E71A98">
        <w:rPr>
          <w:rFonts w:ascii="TH SarabunPSK" w:hAnsi="TH SarabunPSK" w:cs="TH SarabunPSK"/>
          <w:sz w:val="32"/>
          <w:szCs w:val="32"/>
        </w:rPr>
        <w:t xml:space="preserve"> Allocation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4</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Machine Learning: Classification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เป็นการสร้าง </w:t>
      </w:r>
      <w:r w:rsidRPr="00E71A98">
        <w:rPr>
          <w:rFonts w:ascii="TH SarabunPSK" w:hAnsi="TH SarabunPSK" w:cs="TH SarabunPSK"/>
          <w:sz w:val="32"/>
          <w:szCs w:val="32"/>
        </w:rPr>
        <w:t xml:space="preserve">Machine </w:t>
      </w:r>
      <w:r w:rsidRPr="00E71A98">
        <w:rPr>
          <w:rFonts w:ascii="TH SarabunPSK" w:hAnsi="TH SarabunPSK" w:cs="TH SarabunPSK"/>
          <w:sz w:val="32"/>
          <w:szCs w:val="32"/>
          <w:cs/>
        </w:rPr>
        <w:t xml:space="preserve">สำหรับการจำแนกผลลัพธ์จากข้อมูลที่เข้ามา โดยจะแบ่งขั้นตอนการใช้งานเป็น 2 ขั้นตอนได้แก่ 1.การทำ </w:t>
      </w:r>
      <w:r w:rsidRPr="00E71A98">
        <w:rPr>
          <w:rFonts w:ascii="TH SarabunPSK" w:hAnsi="TH SarabunPSK" w:cs="TH SarabunPSK"/>
          <w:sz w:val="32"/>
          <w:szCs w:val="32"/>
        </w:rPr>
        <w:t xml:space="preserve">Training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Testing Model </w:t>
      </w:r>
      <w:r w:rsidRPr="00E71A98">
        <w:rPr>
          <w:rFonts w:ascii="TH SarabunPSK" w:hAnsi="TH SarabunPSK" w:cs="TH SarabunPSK"/>
          <w:sz w:val="32"/>
          <w:szCs w:val="32"/>
          <w:cs/>
        </w:rPr>
        <w:t>โดยในขั้นตอนนี้จะนำคำต่างๆที่ได้จากขั้นตอนข้างต้น</w:t>
      </w:r>
      <w:r>
        <w:rPr>
          <w:rFonts w:ascii="TH SarabunPSK" w:hAnsi="TH SarabunPSK" w:cs="TH SarabunPSK" w:hint="cs"/>
          <w:sz w:val="32"/>
          <w:szCs w:val="32"/>
          <w:cs/>
        </w:rPr>
        <w:t xml:space="preserve"> </w:t>
      </w:r>
      <w:r w:rsidRPr="00E71A98">
        <w:rPr>
          <w:rFonts w:ascii="TH SarabunPSK" w:hAnsi="TH SarabunPSK" w:cs="TH SarabunPSK"/>
          <w:sz w:val="32"/>
          <w:szCs w:val="32"/>
          <w:cs/>
        </w:rPr>
        <w:t>รวมกับ</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 xml:space="preserve">ที่ผู้เชี่ยวชาญได้ระบุไว้มาสร้าง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สำหรับการ </w:t>
      </w:r>
      <w:r w:rsidRPr="00E71A98">
        <w:rPr>
          <w:rFonts w:ascii="TH SarabunPSK" w:hAnsi="TH SarabunPSK" w:cs="TH SarabunPSK"/>
          <w:sz w:val="32"/>
          <w:szCs w:val="32"/>
        </w:rPr>
        <w:t xml:space="preserve">Classification </w:t>
      </w:r>
      <w:r>
        <w:rPr>
          <w:rFonts w:ascii="TH SarabunPSK" w:hAnsi="TH SarabunPSK" w:cs="TH SarabunPSK"/>
          <w:sz w:val="32"/>
          <w:szCs w:val="32"/>
          <w:cs/>
        </w:rPr>
        <w:t>ออกมา 2.</w:t>
      </w:r>
      <w:r w:rsidRPr="00E71A98">
        <w:rPr>
          <w:rFonts w:ascii="TH SarabunPSK" w:hAnsi="TH SarabunPSK" w:cs="TH SarabunPSK"/>
          <w:sz w:val="32"/>
          <w:szCs w:val="32"/>
          <w:cs/>
        </w:rPr>
        <w:t xml:space="preserve">การ </w:t>
      </w:r>
      <w:r w:rsidRPr="00E71A98">
        <w:rPr>
          <w:rFonts w:ascii="TH SarabunPSK" w:hAnsi="TH SarabunPSK" w:cs="TH SarabunPSK"/>
          <w:sz w:val="32"/>
          <w:szCs w:val="32"/>
        </w:rPr>
        <w:t xml:space="preserve">Prediction </w:t>
      </w:r>
      <w:r w:rsidRPr="00E71A98">
        <w:rPr>
          <w:rFonts w:ascii="TH SarabunPSK" w:hAnsi="TH SarabunPSK" w:cs="TH SarabunPSK"/>
          <w:sz w:val="32"/>
          <w:szCs w:val="32"/>
          <w:cs/>
        </w:rPr>
        <w:t xml:space="preserve">จากเอกสารต่างๆ เพื่อให้ได้ผลลัพธ์ออกมาเป็น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เพื่อนำไปใช้ในการสืบค้นใน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ต่อไป โดยเทคนิค </w:t>
      </w:r>
      <w:r w:rsidRPr="00E71A98">
        <w:rPr>
          <w:rFonts w:ascii="TH SarabunPSK" w:hAnsi="TH SarabunPSK" w:cs="TH SarabunPSK"/>
          <w:sz w:val="32"/>
          <w:szCs w:val="32"/>
        </w:rPr>
        <w:t xml:space="preserve">Classification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Neural Network</w:t>
      </w:r>
    </w:p>
    <w:p w:rsidR="00FA6CA2" w:rsidRDefault="00FA6CA2" w:rsidP="00FA6CA2">
      <w:pPr>
        <w:spacing w:line="256" w:lineRule="auto"/>
        <w:jc w:val="both"/>
        <w:rPr>
          <w:rFonts w:ascii="TH SarabunPSK" w:hAnsi="TH SarabunPSK" w:cs="TH SarabunPSK"/>
          <w:sz w:val="32"/>
          <w:szCs w:val="32"/>
          <w:lang w:eastAsia="ja-JP"/>
        </w:rPr>
      </w:pPr>
      <w:r w:rsidRPr="00DB37FB">
        <w:rPr>
          <w:rFonts w:ascii="TH SarabunPSK" w:hAnsi="TH SarabunPSK" w:cs="TH SarabunPSK"/>
          <w:b/>
          <w:bCs/>
          <w:sz w:val="32"/>
          <w:szCs w:val="32"/>
        </w:rPr>
        <w:t>5.</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Query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จะเป็นการสร้าง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เพื่อติดต่อกับ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โดยตัว </w:t>
      </w:r>
      <w:r w:rsidRPr="00E71A98">
        <w:rPr>
          <w:rFonts w:ascii="TH SarabunPSK" w:hAnsi="TH SarabunPSK" w:cs="TH SarabunPSK"/>
          <w:sz w:val="32"/>
          <w:szCs w:val="32"/>
          <w:lang w:eastAsia="ja-JP"/>
        </w:rPr>
        <w:t xml:space="preserve">Web Application </w:t>
      </w:r>
      <w:r w:rsidRPr="00E71A98">
        <w:rPr>
          <w:rFonts w:ascii="TH SarabunPSK" w:hAnsi="TH SarabunPSK" w:cs="TH SarabunPSK"/>
          <w:sz w:val="32"/>
          <w:szCs w:val="32"/>
          <w:cs/>
          <w:lang w:eastAsia="ja-JP"/>
        </w:rPr>
        <w:t xml:space="preserve">นั้น จะทำการ </w:t>
      </w:r>
      <w:r w:rsidRPr="00E71A98">
        <w:rPr>
          <w:rFonts w:ascii="TH SarabunPSK" w:hAnsi="TH SarabunPSK" w:cs="TH SarabunPSK"/>
          <w:sz w:val="32"/>
          <w:szCs w:val="32"/>
          <w:lang w:eastAsia="ja-JP"/>
        </w:rPr>
        <w:t xml:space="preserve">Query Tag </w:t>
      </w:r>
      <w:r w:rsidRPr="00E71A98">
        <w:rPr>
          <w:rFonts w:ascii="TH SarabunPSK" w:hAnsi="TH SarabunPSK" w:cs="TH SarabunPSK"/>
          <w:sz w:val="32"/>
          <w:szCs w:val="32"/>
          <w:cs/>
          <w:lang w:eastAsia="ja-JP"/>
        </w:rPr>
        <w:t xml:space="preserve">ที่ต้องการสืบค้นจาก </w:t>
      </w:r>
      <w:r w:rsidRPr="00E71A98">
        <w:rPr>
          <w:rFonts w:ascii="TH SarabunPSK" w:hAnsi="TH SarabunPSK" w:cs="TH SarabunPSK"/>
          <w:sz w:val="32"/>
          <w:szCs w:val="32"/>
          <w:lang w:eastAsia="ja-JP"/>
        </w:rPr>
        <w:t xml:space="preserve">Database </w:t>
      </w:r>
      <w:r w:rsidRPr="00E71A98">
        <w:rPr>
          <w:rFonts w:ascii="TH SarabunPSK" w:hAnsi="TH SarabunPSK" w:cs="TH SarabunPSK"/>
          <w:sz w:val="32"/>
          <w:szCs w:val="32"/>
          <w:cs/>
          <w:lang w:eastAsia="ja-JP"/>
        </w:rPr>
        <w:t>แล้วนำมาแสดงผล</w:t>
      </w:r>
    </w:p>
    <w:p w:rsidR="00A3120A" w:rsidRDefault="00A3120A"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Del="00201404" w:rsidRDefault="00FA6CA2" w:rsidP="00200793">
      <w:pPr>
        <w:spacing w:line="256" w:lineRule="auto"/>
        <w:rPr>
          <w:del w:id="7" w:author="Intouch Sangkrajang" w:date="2016-11-14T14:36:00Z"/>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A3120A" w:rsidRDefault="00FA6CA2" w:rsidP="00200793">
      <w:pPr>
        <w:spacing w:line="256" w:lineRule="auto"/>
        <w:rPr>
          <w:rFonts w:ascii="TH SarabunPSK" w:hAnsi="TH SarabunPSK" w:cs="TH SarabunPSK"/>
          <w:b/>
          <w:bCs/>
          <w:sz w:val="32"/>
          <w:szCs w:val="32"/>
          <w:cs/>
          <w:lang w:eastAsia="ja-JP"/>
        </w:rPr>
      </w:pPr>
      <w:r>
        <w:rPr>
          <w:rFonts w:ascii="TH SarabunPSK" w:hAnsi="TH SarabunPSK" w:cs="TH SarabunPSK" w:hint="cs"/>
          <w:b/>
          <w:bCs/>
          <w:sz w:val="32"/>
          <w:szCs w:val="32"/>
          <w:cs/>
        </w:rPr>
        <w:lastRenderedPageBreak/>
        <w:t xml:space="preserve">ตัวอย่าง </w:t>
      </w:r>
      <w:r>
        <w:rPr>
          <w:rFonts w:ascii="TH SarabunPSK" w:hAnsi="TH SarabunPSK" w:cs="TH SarabunPSK" w:hint="eastAsia"/>
          <w:b/>
          <w:bCs/>
          <w:sz w:val="32"/>
          <w:szCs w:val="32"/>
          <w:lang w:eastAsia="ja-JP"/>
        </w:rPr>
        <w:t xml:space="preserve">Web Application </w:t>
      </w:r>
      <w:r>
        <w:rPr>
          <w:rFonts w:ascii="TH SarabunPSK" w:hAnsi="TH SarabunPSK" w:cs="TH SarabunPSK" w:hint="cs"/>
          <w:b/>
          <w:bCs/>
          <w:sz w:val="32"/>
          <w:szCs w:val="32"/>
          <w:cs/>
          <w:lang w:eastAsia="ja-JP"/>
        </w:rPr>
        <w:t>ที่ได้ออกแบบไว้</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1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2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3 -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4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5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6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7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hint="cs"/>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8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FA6CA2" w:rsidRPr="00A3120A" w:rsidRDefault="00FA6CA2" w:rsidP="00FA6CA2">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FA6CA2" w:rsidRDefault="00FA6CA2"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7802AB" w:rsidRDefault="001664C2" w:rsidP="00A3120A">
      <w:pPr>
        <w:spacing w:line="256" w:lineRule="auto"/>
        <w:rPr>
          <w:rFonts w:ascii="TH SarabunPSK" w:hAnsi="TH SarabunPSK" w:cs="TH SarabunPSK"/>
          <w:b/>
          <w:bCs/>
          <w:sz w:val="32"/>
          <w:szCs w:val="32"/>
        </w:rPr>
      </w:pPr>
      <w:r>
        <w:rPr>
          <w:noProof/>
        </w:rPr>
        <w:drawing>
          <wp:inline distT="0" distB="0" distL="0" distR="0" wp14:anchorId="6D1F3A43" wp14:editId="454D3A5D">
            <wp:extent cx="5731510" cy="2520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0950"/>
                    </a:xfrm>
                    <a:prstGeom prst="rect">
                      <a:avLst/>
                    </a:prstGeom>
                  </pic:spPr>
                </pic:pic>
              </a:graphicData>
            </a:graphic>
          </wp:inline>
        </w:drawing>
      </w:r>
    </w:p>
    <w:p w:rsidR="0061791B" w:rsidRPr="0061791B" w:rsidRDefault="0061791B" w:rsidP="00A3120A">
      <w:pPr>
        <w:spacing w:line="256" w:lineRule="auto"/>
        <w:rPr>
          <w:rFonts w:ascii="TH SarabunPSK" w:hAnsi="TH SarabunPSK" w:cs="TH SarabunPSK"/>
          <w:sz w:val="32"/>
          <w:szCs w:val="32"/>
          <w:lang w:eastAsia="ja-JP"/>
        </w:rPr>
      </w:pPr>
      <w:r w:rsidRPr="0061791B">
        <w:rPr>
          <w:rFonts w:ascii="TH SarabunPSK" w:hAnsi="TH SarabunPSK" w:cs="TH SarabunPSK" w:hint="cs"/>
          <w:sz w:val="32"/>
          <w:szCs w:val="32"/>
          <w:cs/>
        </w:rPr>
        <w:t xml:space="preserve">ภาพตัวอย่างของหน้าเว็บสำหรับการ </w:t>
      </w:r>
      <w:r w:rsidRPr="0061791B">
        <w:rPr>
          <w:rFonts w:ascii="TH SarabunPSK" w:hAnsi="TH SarabunPSK" w:cs="TH SarabunPSK" w:hint="eastAsia"/>
          <w:sz w:val="32"/>
          <w:szCs w:val="32"/>
          <w:lang w:eastAsia="ja-JP"/>
        </w:rPr>
        <w:t>Search</w:t>
      </w:r>
      <w:r>
        <w:rPr>
          <w:rFonts w:ascii="TH SarabunPSK" w:hAnsi="TH SarabunPSK" w:cs="TH SarabunPSK" w:hint="cs"/>
          <w:sz w:val="32"/>
          <w:szCs w:val="32"/>
          <w:cs/>
          <w:lang w:eastAsia="ja-JP"/>
        </w:rPr>
        <w:t xml:space="preserve"> </w:t>
      </w:r>
    </w:p>
    <w:p w:rsidR="001664C2" w:rsidRDefault="001664C2" w:rsidP="00A3120A">
      <w:pPr>
        <w:spacing w:line="256" w:lineRule="auto"/>
        <w:rPr>
          <w:rFonts w:ascii="TH SarabunPSK" w:hAnsi="TH SarabunPSK" w:cs="TH SarabunPSK"/>
          <w:b/>
          <w:bCs/>
          <w:sz w:val="32"/>
          <w:szCs w:val="32"/>
        </w:rPr>
      </w:pPr>
      <w:r>
        <w:rPr>
          <w:noProof/>
        </w:rPr>
        <w:drawing>
          <wp:inline distT="0" distB="0" distL="0" distR="0" wp14:anchorId="08D9B8BC" wp14:editId="421AF987">
            <wp:extent cx="5731510" cy="20320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2000"/>
                    </a:xfrm>
                    <a:prstGeom prst="rect">
                      <a:avLst/>
                    </a:prstGeom>
                  </pic:spPr>
                </pic:pic>
              </a:graphicData>
            </a:graphic>
          </wp:inline>
        </w:drawing>
      </w:r>
    </w:p>
    <w:p w:rsidR="0061791B" w:rsidRPr="0061791B" w:rsidRDefault="0061791B" w:rsidP="00A3120A">
      <w:pPr>
        <w:spacing w:line="256" w:lineRule="auto"/>
        <w:rPr>
          <w:rFonts w:ascii="TH SarabunPSK" w:hAnsi="TH SarabunPSK" w:cs="TH SarabunPSK"/>
          <w:sz w:val="32"/>
          <w:szCs w:val="32"/>
          <w:lang w:eastAsia="ja-JP"/>
        </w:rPr>
      </w:pPr>
      <w:r w:rsidRPr="0061791B">
        <w:rPr>
          <w:rFonts w:ascii="TH SarabunPSK" w:hAnsi="TH SarabunPSK" w:cs="TH SarabunPSK" w:hint="cs"/>
          <w:sz w:val="32"/>
          <w:szCs w:val="32"/>
          <w:cs/>
        </w:rPr>
        <w:t xml:space="preserve">ภาพตัวอย่างของหน้าเว็บสำหรับการ </w:t>
      </w:r>
      <w:r w:rsidRPr="0061791B">
        <w:rPr>
          <w:rFonts w:ascii="TH SarabunPSK" w:hAnsi="TH SarabunPSK" w:cs="TH SarabunPSK" w:hint="eastAsia"/>
          <w:sz w:val="32"/>
          <w:szCs w:val="32"/>
          <w:lang w:eastAsia="ja-JP"/>
        </w:rPr>
        <w:t xml:space="preserve">Upload </w:t>
      </w:r>
      <w:r w:rsidRPr="0061791B">
        <w:rPr>
          <w:rFonts w:ascii="TH SarabunPSK" w:hAnsi="TH SarabunPSK" w:cs="TH SarabunPSK" w:hint="cs"/>
          <w:sz w:val="32"/>
          <w:szCs w:val="32"/>
          <w:cs/>
          <w:lang w:eastAsia="ja-JP"/>
        </w:rPr>
        <w:t xml:space="preserve">เอกสารเข้าไปในระบบ เพื่อทำการแบ่ง </w:t>
      </w:r>
      <w:r w:rsidRPr="0061791B">
        <w:rPr>
          <w:rFonts w:ascii="TH SarabunPSK" w:hAnsi="TH SarabunPSK" w:cs="TH SarabunPSK" w:hint="eastAsia"/>
          <w:sz w:val="32"/>
          <w:szCs w:val="32"/>
          <w:lang w:eastAsia="ja-JP"/>
        </w:rPr>
        <w:t xml:space="preserve">paragraph </w:t>
      </w:r>
      <w:r w:rsidRPr="0061791B">
        <w:rPr>
          <w:rFonts w:ascii="TH SarabunPSK" w:hAnsi="TH SarabunPSK" w:cs="TH SarabunPSK" w:hint="cs"/>
          <w:sz w:val="32"/>
          <w:szCs w:val="32"/>
          <w:cs/>
          <w:lang w:eastAsia="ja-JP"/>
        </w:rPr>
        <w:t xml:space="preserve">และใส่ </w:t>
      </w:r>
      <w:r w:rsidRPr="0061791B">
        <w:rPr>
          <w:rFonts w:ascii="TH SarabunPSK" w:hAnsi="TH SarabunPSK" w:cs="TH SarabunPSK" w:hint="eastAsia"/>
          <w:sz w:val="32"/>
          <w:szCs w:val="32"/>
          <w:lang w:eastAsia="ja-JP"/>
        </w:rPr>
        <w:t>tag</w:t>
      </w:r>
    </w:p>
    <w:p w:rsidR="0061791B" w:rsidRDefault="0061791B" w:rsidP="0061791B">
      <w:pPr>
        <w:spacing w:line="256" w:lineRule="auto"/>
        <w:rPr>
          <w:rFonts w:ascii="TH SarabunPSK" w:hAnsi="TH SarabunPSK" w:cs="TH SarabunPSK"/>
          <w:b/>
          <w:bCs/>
          <w:sz w:val="32"/>
          <w:szCs w:val="32"/>
        </w:rPr>
      </w:pPr>
      <w:r>
        <w:rPr>
          <w:noProof/>
        </w:rPr>
        <w:lastRenderedPageBreak/>
        <w:drawing>
          <wp:inline distT="0" distB="0" distL="0" distR="0" wp14:anchorId="38E1D240" wp14:editId="4A4BAC8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61791B" w:rsidRDefault="0061791B" w:rsidP="0061791B">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ภาพตัวอย่างของไฟล์ </w:t>
      </w:r>
      <w:r>
        <w:rPr>
          <w:rFonts w:ascii="TH SarabunPSK" w:hAnsi="TH SarabunPSK" w:cs="TH SarabunPSK"/>
          <w:sz w:val="32"/>
          <w:szCs w:val="32"/>
        </w:rPr>
        <w:t xml:space="preserve">PDF </w:t>
      </w:r>
      <w:r>
        <w:rPr>
          <w:rFonts w:ascii="TH SarabunPSK" w:hAnsi="TH SarabunPSK" w:cs="TH SarabunPSK" w:hint="cs"/>
          <w:sz w:val="32"/>
          <w:szCs w:val="32"/>
          <w:cs/>
        </w:rPr>
        <w:t xml:space="preserve">ที่จะทำการแบ่ง </w:t>
      </w:r>
      <w:r>
        <w:rPr>
          <w:rFonts w:ascii="TH SarabunPSK" w:hAnsi="TH SarabunPSK" w:cs="TH SarabunPSK"/>
          <w:sz w:val="32"/>
          <w:szCs w:val="32"/>
        </w:rPr>
        <w:t>Paragraph</w:t>
      </w:r>
    </w:p>
    <w:p w:rsidR="0061791B" w:rsidRDefault="0061791B" w:rsidP="0061791B">
      <w:pPr>
        <w:spacing w:line="256" w:lineRule="auto"/>
        <w:rPr>
          <w:rFonts w:ascii="TH SarabunPSK" w:hAnsi="TH SarabunPSK" w:cs="TH SarabunPSK"/>
          <w:sz w:val="32"/>
          <w:szCs w:val="32"/>
        </w:rPr>
      </w:pPr>
      <w:r>
        <w:rPr>
          <w:noProof/>
        </w:rPr>
        <w:drawing>
          <wp:inline distT="0" distB="0" distL="0" distR="0" wp14:anchorId="54278C1E" wp14:editId="0C372E2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61791B" w:rsidRPr="00D90A08" w:rsidRDefault="0061791B"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ภาพตัวอย่างของการแบ่ง </w:t>
      </w:r>
      <w:r>
        <w:rPr>
          <w:rFonts w:ascii="TH SarabunPSK" w:hAnsi="TH SarabunPSK" w:cs="TH SarabunPSK"/>
          <w:sz w:val="32"/>
          <w:szCs w:val="32"/>
        </w:rPr>
        <w:t xml:space="preserve">paragraph </w:t>
      </w:r>
      <w:r>
        <w:rPr>
          <w:rFonts w:ascii="TH SarabunPSK" w:hAnsi="TH SarabunPSK" w:cs="TH SarabunPSK" w:hint="cs"/>
          <w:sz w:val="32"/>
          <w:szCs w:val="32"/>
          <w:cs/>
        </w:rPr>
        <w:t xml:space="preserve">จากเนื้อหาในไฟล์ </w:t>
      </w:r>
      <w:r>
        <w:rPr>
          <w:rFonts w:ascii="TH SarabunPSK" w:hAnsi="TH SarabunPSK" w:cs="TH SarabunPSK"/>
          <w:sz w:val="32"/>
          <w:szCs w:val="32"/>
        </w:rPr>
        <w:t>PDF</w:t>
      </w:r>
    </w:p>
    <w:p w:rsidR="00A3120A" w:rsidRDefault="00D90A08" w:rsidP="00A3120A">
      <w:pPr>
        <w:spacing w:line="256" w:lineRule="auto"/>
        <w:rPr>
          <w:rFonts w:ascii="TH SarabunPSK" w:hAnsi="TH SarabunPSK" w:cs="TH SarabunPSK"/>
          <w:b/>
          <w:bCs/>
          <w:sz w:val="32"/>
          <w:szCs w:val="32"/>
        </w:rPr>
      </w:pPr>
      <w:r>
        <w:rPr>
          <w:rFonts w:ascii="TH SarabunPSK" w:hAnsi="TH SarabunPSK" w:cs="TH SarabunPSK"/>
          <w:b/>
          <w:bCs/>
          <w:sz w:val="32"/>
          <w:szCs w:val="32"/>
          <w:cs/>
        </w:rPr>
        <w:t>4.</w:t>
      </w:r>
      <w:r>
        <w:rPr>
          <w:rFonts w:ascii="TH SarabunPSK" w:hAnsi="TH SarabunPSK" w:cs="TH SarabunPSK"/>
          <w:b/>
          <w:bCs/>
          <w:sz w:val="32"/>
          <w:szCs w:val="32"/>
        </w:rPr>
        <w:t>2</w:t>
      </w:r>
      <w:r w:rsidR="00A3120A" w:rsidRPr="00A3120A">
        <w:rPr>
          <w:rFonts w:ascii="TH SarabunPSK" w:hAnsi="TH SarabunPSK" w:cs="TH SarabunPSK"/>
          <w:b/>
          <w:bCs/>
          <w:sz w:val="32"/>
          <w:szCs w:val="32"/>
          <w:cs/>
        </w:rPr>
        <w:t>.</w:t>
      </w:r>
      <w:r w:rsidR="00A3120A" w:rsidRPr="00A3120A">
        <w:rPr>
          <w:rFonts w:ascii="TH SarabunPSK" w:hAnsi="TH SarabunPSK" w:cs="TH SarabunPSK"/>
          <w:b/>
          <w:bCs/>
          <w:sz w:val="32"/>
          <w:szCs w:val="32"/>
          <w:cs/>
        </w:rPr>
        <w:tab/>
        <w:t>อภิปรายผล</w:t>
      </w:r>
    </w:p>
    <w:p w:rsidR="00D90A08" w:rsidRPr="00D90A08" w:rsidRDefault="00D90A08" w:rsidP="00A3120A">
      <w:pPr>
        <w:spacing w:line="256" w:lineRule="auto"/>
        <w:rPr>
          <w:rFonts w:ascii="TH SarabunPSK" w:hAnsi="TH SarabunPSK" w:cs="TH SarabunPSK"/>
          <w:sz w:val="32"/>
          <w:szCs w:val="32"/>
          <w:cs/>
          <w:lang w:eastAsia="ja-JP"/>
        </w:rPr>
      </w:pPr>
      <w:r>
        <w:rPr>
          <w:rFonts w:ascii="TH SarabunPSK" w:hAnsi="TH SarabunPSK" w:cs="TH SarabunPSK" w:hint="cs"/>
          <w:b/>
          <w:bCs/>
          <w:sz w:val="32"/>
          <w:szCs w:val="32"/>
          <w:cs/>
        </w:rPr>
        <w:tab/>
      </w:r>
      <w:r w:rsidRPr="00D90A08">
        <w:rPr>
          <w:rFonts w:ascii="TH SarabunPSK" w:hAnsi="TH SarabunPSK" w:cs="TH SarabunPSK" w:hint="cs"/>
          <w:sz w:val="32"/>
          <w:szCs w:val="32"/>
          <w:cs/>
        </w:rPr>
        <w:t xml:space="preserve">จากการที่เราได้ศึกษาการติดตั้งระบบ </w:t>
      </w:r>
      <w:proofErr w:type="spellStart"/>
      <w:r w:rsidRPr="00D90A08">
        <w:rPr>
          <w:rFonts w:ascii="TH SarabunPSK" w:hAnsi="TH SarabunPSK" w:cs="TH SarabunPSK" w:hint="eastAsia"/>
          <w:sz w:val="32"/>
          <w:szCs w:val="32"/>
          <w:lang w:eastAsia="ja-JP"/>
        </w:rPr>
        <w:t>Hadoop</w:t>
      </w:r>
      <w:proofErr w:type="spellEnd"/>
      <w:r w:rsidRPr="00D90A08">
        <w:rPr>
          <w:rFonts w:ascii="TH SarabunPSK" w:hAnsi="TH SarabunPSK" w:cs="TH SarabunPSK" w:hint="eastAsia"/>
          <w:sz w:val="32"/>
          <w:szCs w:val="32"/>
          <w:lang w:eastAsia="ja-JP"/>
        </w:rPr>
        <w:t xml:space="preserve"> Ecosystem </w:t>
      </w:r>
      <w:r w:rsidRPr="00D90A08">
        <w:rPr>
          <w:rFonts w:ascii="TH SarabunPSK" w:hAnsi="TH SarabunPSK" w:cs="TH SarabunPSK" w:hint="cs"/>
          <w:sz w:val="32"/>
          <w:szCs w:val="32"/>
          <w:cs/>
          <w:lang w:eastAsia="ja-JP"/>
        </w:rPr>
        <w:t xml:space="preserve">ได้แก้ </w:t>
      </w:r>
      <w:r w:rsidRPr="00D90A08">
        <w:rPr>
          <w:rFonts w:ascii="TH SarabunPSK" w:hAnsi="TH SarabunPSK" w:cs="TH SarabunPSK" w:hint="eastAsia"/>
          <w:sz w:val="32"/>
          <w:szCs w:val="32"/>
          <w:lang w:eastAsia="ja-JP"/>
        </w:rPr>
        <w:t xml:space="preserve">Spark ML, Impala </w:t>
      </w:r>
      <w:r w:rsidRPr="00D90A08">
        <w:rPr>
          <w:rFonts w:ascii="TH SarabunPSK" w:hAnsi="TH SarabunPSK" w:cs="TH SarabunPSK" w:hint="cs"/>
          <w:sz w:val="32"/>
          <w:szCs w:val="32"/>
          <w:cs/>
          <w:lang w:eastAsia="ja-JP"/>
        </w:rPr>
        <w:t xml:space="preserve">และ </w:t>
      </w:r>
      <w:proofErr w:type="spellStart"/>
      <w:r w:rsidRPr="00D90A08">
        <w:rPr>
          <w:rFonts w:ascii="TH SarabunPSK" w:hAnsi="TH SarabunPSK" w:cs="TH SarabunPSK" w:hint="eastAsia"/>
          <w:sz w:val="32"/>
          <w:szCs w:val="32"/>
          <w:lang w:eastAsia="ja-JP"/>
        </w:rPr>
        <w:t>Hbase</w:t>
      </w:r>
      <w:proofErr w:type="spellEnd"/>
      <w:r w:rsidRPr="00D90A08">
        <w:rPr>
          <w:rFonts w:ascii="TH SarabunPSK" w:hAnsi="TH SarabunPSK" w:cs="TH SarabunPSK" w:hint="eastAsia"/>
          <w:sz w:val="32"/>
          <w:szCs w:val="32"/>
          <w:lang w:eastAsia="ja-JP"/>
        </w:rPr>
        <w:t xml:space="preserve"> </w:t>
      </w:r>
      <w:r w:rsidRPr="00D90A08">
        <w:rPr>
          <w:rFonts w:ascii="TH SarabunPSK" w:hAnsi="TH SarabunPSK" w:cs="TH SarabunPSK" w:hint="cs"/>
          <w:sz w:val="32"/>
          <w:szCs w:val="32"/>
          <w:cs/>
          <w:lang w:eastAsia="ja-JP"/>
        </w:rPr>
        <w:t xml:space="preserve">สามารถติดตั้งได้อย่างไม่มีปัญหา และได้ทำการติดตั้ง </w:t>
      </w:r>
      <w:r w:rsidRPr="00D90A08">
        <w:rPr>
          <w:rFonts w:ascii="TH SarabunPSK" w:hAnsi="TH SarabunPSK" w:cs="TH SarabunPSK" w:hint="eastAsia"/>
          <w:sz w:val="32"/>
          <w:szCs w:val="32"/>
          <w:lang w:eastAsia="ja-JP"/>
        </w:rPr>
        <w:t>Web Application</w:t>
      </w:r>
      <w:r w:rsidRPr="00D90A08">
        <w:rPr>
          <w:rFonts w:ascii="TH SarabunPSK" w:hAnsi="TH SarabunPSK" w:cs="TH SarabunPSK" w:hint="cs"/>
          <w:sz w:val="32"/>
          <w:szCs w:val="32"/>
          <w:cs/>
          <w:lang w:eastAsia="ja-JP"/>
        </w:rPr>
        <w:t xml:space="preserve"> เป็น </w:t>
      </w:r>
      <w:r w:rsidRPr="00D90A08">
        <w:rPr>
          <w:rFonts w:ascii="TH SarabunPSK" w:hAnsi="TH SarabunPSK" w:cs="TH SarabunPSK"/>
          <w:sz w:val="32"/>
          <w:szCs w:val="32"/>
          <w:lang w:eastAsia="ja-JP"/>
        </w:rPr>
        <w:t xml:space="preserve">Apache Server </w:t>
      </w:r>
      <w:r w:rsidRPr="00D90A08">
        <w:rPr>
          <w:rFonts w:ascii="TH SarabunPSK" w:hAnsi="TH SarabunPSK" w:cs="TH SarabunPSK" w:hint="cs"/>
          <w:sz w:val="32"/>
          <w:szCs w:val="32"/>
          <w:cs/>
          <w:lang w:eastAsia="ja-JP"/>
        </w:rPr>
        <w:t>ซึ่งทำการ</w:t>
      </w:r>
      <w:r w:rsidR="00343A9B">
        <w:rPr>
          <w:rFonts w:ascii="TH SarabunPSK" w:hAnsi="TH SarabunPSK" w:cs="TH SarabunPSK" w:hint="cs"/>
          <w:sz w:val="32"/>
          <w:szCs w:val="32"/>
          <w:cs/>
          <w:lang w:eastAsia="ja-JP"/>
        </w:rPr>
        <w:lastRenderedPageBreak/>
        <w:t>เชื่อม</w:t>
      </w:r>
      <w:r w:rsidRPr="00D90A08">
        <w:rPr>
          <w:rFonts w:ascii="TH SarabunPSK" w:hAnsi="TH SarabunPSK" w:cs="TH SarabunPSK" w:hint="cs"/>
          <w:sz w:val="32"/>
          <w:szCs w:val="32"/>
          <w:cs/>
          <w:lang w:eastAsia="ja-JP"/>
        </w:rPr>
        <w:t xml:space="preserve">ต่อ </w:t>
      </w:r>
      <w:r w:rsidRPr="00D90A08">
        <w:rPr>
          <w:rFonts w:ascii="TH SarabunPSK" w:hAnsi="TH SarabunPSK" w:cs="TH SarabunPSK" w:hint="eastAsia"/>
          <w:sz w:val="32"/>
          <w:szCs w:val="32"/>
          <w:lang w:eastAsia="ja-JP"/>
        </w:rPr>
        <w:t xml:space="preserve">VPN </w:t>
      </w:r>
      <w:r w:rsidRPr="00D90A08">
        <w:rPr>
          <w:rFonts w:ascii="TH SarabunPSK" w:hAnsi="TH SarabunPSK" w:cs="TH SarabunPSK" w:hint="cs"/>
          <w:sz w:val="32"/>
          <w:szCs w:val="32"/>
          <w:cs/>
          <w:lang w:eastAsia="ja-JP"/>
        </w:rPr>
        <w:t xml:space="preserve">เข้ากับ </w:t>
      </w:r>
      <w:r w:rsidRPr="00D90A08">
        <w:rPr>
          <w:rFonts w:ascii="TH SarabunPSK" w:hAnsi="TH SarabunPSK" w:cs="TH SarabunPSK" w:hint="eastAsia"/>
          <w:sz w:val="32"/>
          <w:szCs w:val="32"/>
          <w:lang w:eastAsia="ja-JP"/>
        </w:rPr>
        <w:t xml:space="preserve">Cluster </w:t>
      </w:r>
      <w:r w:rsidRPr="00D90A08">
        <w:rPr>
          <w:rFonts w:ascii="TH SarabunPSK" w:hAnsi="TH SarabunPSK" w:cs="TH SarabunPSK" w:hint="cs"/>
          <w:sz w:val="32"/>
          <w:szCs w:val="32"/>
          <w:cs/>
          <w:lang w:eastAsia="ja-JP"/>
        </w:rPr>
        <w:t>ภายในมหา</w:t>
      </w:r>
      <w:r w:rsidR="00343A9B">
        <w:rPr>
          <w:rFonts w:ascii="TH SarabunPSK" w:hAnsi="TH SarabunPSK" w:cs="TH SarabunPSK" w:hint="cs"/>
          <w:sz w:val="32"/>
          <w:szCs w:val="32"/>
          <w:cs/>
          <w:lang w:eastAsia="ja-JP"/>
        </w:rPr>
        <w:t>วิทยา</w:t>
      </w:r>
      <w:r w:rsidRPr="00D90A08">
        <w:rPr>
          <w:rFonts w:ascii="TH SarabunPSK" w:hAnsi="TH SarabunPSK" w:cs="TH SarabunPSK" w:hint="cs"/>
          <w:sz w:val="32"/>
          <w:szCs w:val="32"/>
          <w:cs/>
          <w:lang w:eastAsia="ja-JP"/>
        </w:rPr>
        <w:t xml:space="preserve">ลัย โดยตัว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จะเขียนด้วยภาษา</w:t>
      </w:r>
      <w:r w:rsidR="00343A9B">
        <w:rPr>
          <w:rFonts w:ascii="TH SarabunPSK" w:hAnsi="TH SarabunPSK" w:cs="TH SarabunPSK" w:hint="eastAsia"/>
          <w:sz w:val="32"/>
          <w:szCs w:val="32"/>
          <w:lang w:eastAsia="ja-JP"/>
        </w:rPr>
        <w:t xml:space="preserve"> HTML, PHP </w:t>
      </w:r>
      <w:r w:rsidR="00343A9B">
        <w:rPr>
          <w:rFonts w:ascii="TH SarabunPSK" w:hAnsi="TH SarabunPSK" w:cs="TH SarabunPSK" w:hint="cs"/>
          <w:sz w:val="32"/>
          <w:szCs w:val="32"/>
          <w:cs/>
          <w:lang w:eastAsia="ja-JP"/>
        </w:rPr>
        <w:t xml:space="preserve">และ </w:t>
      </w:r>
      <w:proofErr w:type="spellStart"/>
      <w:r w:rsidR="00343A9B">
        <w:rPr>
          <w:rFonts w:ascii="TH SarabunPSK" w:hAnsi="TH SarabunPSK" w:cs="TH SarabunPSK"/>
          <w:sz w:val="32"/>
          <w:szCs w:val="32"/>
          <w:lang w:eastAsia="ja-JP"/>
        </w:rPr>
        <w:t>Javascript</w:t>
      </w:r>
      <w:proofErr w:type="spellEnd"/>
    </w:p>
    <w:p w:rsidR="00D90A08" w:rsidRDefault="00D90A08" w:rsidP="00A3120A">
      <w:pPr>
        <w:spacing w:line="256" w:lineRule="auto"/>
        <w:rPr>
          <w:rFonts w:ascii="TH SarabunPSK" w:hAnsi="TH SarabunPSK" w:cs="TH SarabunPSK"/>
          <w:sz w:val="32"/>
          <w:szCs w:val="32"/>
          <w:lang w:eastAsia="ja-JP"/>
        </w:rPr>
      </w:pPr>
      <w:r w:rsidRPr="00D90A08">
        <w:rPr>
          <w:rFonts w:ascii="TH SarabunPSK" w:hAnsi="TH SarabunPSK" w:cs="TH SarabunPSK"/>
          <w:sz w:val="32"/>
          <w:szCs w:val="32"/>
          <w:lang w:eastAsia="ja-JP"/>
        </w:rPr>
        <w:tab/>
      </w:r>
      <w:r w:rsidRPr="00D90A08">
        <w:rPr>
          <w:rFonts w:ascii="TH SarabunPSK" w:hAnsi="TH SarabunPSK" w:cs="TH SarabunPSK" w:hint="cs"/>
          <w:sz w:val="32"/>
          <w:szCs w:val="32"/>
          <w:cs/>
          <w:lang w:eastAsia="ja-JP"/>
        </w:rPr>
        <w:t xml:space="preserve">ในส่วนของ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 xml:space="preserve">นั้น ได้มีการสร้างหน้าหลักสำหรับการให้ </w:t>
      </w:r>
      <w:r w:rsidRPr="00D90A08">
        <w:rPr>
          <w:rFonts w:ascii="TH SarabunPSK" w:hAnsi="TH SarabunPSK" w:cs="TH SarabunPSK" w:hint="eastAsia"/>
          <w:sz w:val="32"/>
          <w:szCs w:val="32"/>
          <w:lang w:eastAsia="ja-JP"/>
        </w:rPr>
        <w:t xml:space="preserve">Expert </w:t>
      </w:r>
      <w:r>
        <w:rPr>
          <w:rFonts w:ascii="TH SarabunPSK" w:hAnsi="TH SarabunPSK" w:cs="TH SarabunPSK" w:hint="cs"/>
          <w:sz w:val="32"/>
          <w:szCs w:val="32"/>
          <w:cs/>
          <w:lang w:eastAsia="ja-JP"/>
        </w:rPr>
        <w:t xml:space="preserve">สามารถ </w:t>
      </w:r>
      <w:r>
        <w:rPr>
          <w:rFonts w:ascii="TH SarabunPSK" w:hAnsi="TH SarabunPSK" w:cs="TH SarabunPSK" w:hint="eastAsia"/>
          <w:sz w:val="32"/>
          <w:szCs w:val="32"/>
          <w:lang w:eastAsia="ja-JP"/>
        </w:rPr>
        <w:t xml:space="preserve">Upload </w:t>
      </w:r>
      <w:r>
        <w:rPr>
          <w:rFonts w:ascii="TH SarabunPSK" w:hAnsi="TH SarabunPSK" w:cs="TH SarabunPSK" w:hint="cs"/>
          <w:sz w:val="32"/>
          <w:szCs w:val="32"/>
          <w:cs/>
          <w:lang w:eastAsia="ja-JP"/>
        </w:rPr>
        <w:t xml:space="preserve">เอกสารที่เป็น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และใส่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โดยในขณะนี้ ได้อย</w:t>
      </w:r>
      <w:r w:rsidR="00343A9B">
        <w:rPr>
          <w:rFonts w:ascii="TH SarabunPSK" w:hAnsi="TH SarabunPSK" w:cs="TH SarabunPSK" w:hint="cs"/>
          <w:sz w:val="32"/>
          <w:szCs w:val="32"/>
          <w:cs/>
          <w:lang w:eastAsia="ja-JP"/>
        </w:rPr>
        <w:t xml:space="preserve">ู่ระหว่างขั้นตอนการเชื่อมต่อระหว่าง </w:t>
      </w:r>
      <w:r w:rsidR="00343A9B">
        <w:rPr>
          <w:rFonts w:ascii="TH SarabunPSK" w:hAnsi="TH SarabunPSK" w:cs="TH SarabunPSK" w:hint="eastAsia"/>
          <w:sz w:val="32"/>
          <w:szCs w:val="32"/>
          <w:lang w:eastAsia="ja-JP"/>
        </w:rPr>
        <w:t xml:space="preserve">Web Application </w:t>
      </w:r>
      <w:r w:rsidR="00343A9B">
        <w:rPr>
          <w:rFonts w:ascii="TH SarabunPSK" w:hAnsi="TH SarabunPSK" w:cs="TH SarabunPSK" w:hint="cs"/>
          <w:sz w:val="32"/>
          <w:szCs w:val="32"/>
          <w:cs/>
          <w:lang w:eastAsia="ja-JP"/>
        </w:rPr>
        <w:t xml:space="preserve">กับ </w:t>
      </w:r>
      <w:r w:rsidR="00343A9B">
        <w:rPr>
          <w:rFonts w:ascii="TH SarabunPSK" w:hAnsi="TH SarabunPSK" w:cs="TH SarabunPSK" w:hint="eastAsia"/>
          <w:sz w:val="32"/>
          <w:szCs w:val="32"/>
          <w:lang w:eastAsia="ja-JP"/>
        </w:rPr>
        <w:t>Ubuntu</w:t>
      </w:r>
      <w:r w:rsidR="00343A9B">
        <w:rPr>
          <w:rFonts w:ascii="TH SarabunPSK" w:hAnsi="TH SarabunPSK" w:cs="TH SarabunPSK" w:hint="cs"/>
          <w:sz w:val="32"/>
          <w:szCs w:val="32"/>
          <w:cs/>
          <w:lang w:eastAsia="ja-JP"/>
        </w:rPr>
        <w:t xml:space="preserve"> </w:t>
      </w:r>
      <w:r w:rsidR="00343A9B">
        <w:rPr>
          <w:rFonts w:ascii="TH SarabunPSK" w:hAnsi="TH SarabunPSK" w:cs="TH SarabunPSK" w:hint="eastAsia"/>
          <w:sz w:val="32"/>
          <w:szCs w:val="32"/>
          <w:lang w:eastAsia="ja-JP"/>
        </w:rPr>
        <w:t xml:space="preserve">Server </w:t>
      </w:r>
      <w:r w:rsidR="00343A9B">
        <w:rPr>
          <w:rFonts w:ascii="TH SarabunPSK" w:hAnsi="TH SarabunPSK" w:cs="TH SarabunPSK" w:hint="cs"/>
          <w:sz w:val="32"/>
          <w:szCs w:val="32"/>
          <w:cs/>
          <w:lang w:eastAsia="ja-JP"/>
        </w:rPr>
        <w:t xml:space="preserve">เพื่อให้สามารถ </w:t>
      </w:r>
      <w:r w:rsidR="00343A9B">
        <w:rPr>
          <w:rFonts w:ascii="TH SarabunPSK" w:hAnsi="TH SarabunPSK" w:cs="TH SarabunPSK" w:hint="eastAsia"/>
          <w:sz w:val="32"/>
          <w:szCs w:val="32"/>
          <w:lang w:eastAsia="ja-JP"/>
        </w:rPr>
        <w:t xml:space="preserve">execute </w:t>
      </w:r>
      <w:r w:rsidR="00343A9B">
        <w:rPr>
          <w:rFonts w:ascii="TH SarabunPSK" w:hAnsi="TH SarabunPSK" w:cs="TH SarabunPSK"/>
          <w:sz w:val="32"/>
          <w:szCs w:val="32"/>
          <w:lang w:eastAsia="ja-JP"/>
        </w:rPr>
        <w:t xml:space="preserve">java command </w:t>
      </w:r>
      <w:r w:rsidR="00343A9B">
        <w:rPr>
          <w:rFonts w:ascii="TH SarabunPSK" w:hAnsi="TH SarabunPSK" w:cs="TH SarabunPSK" w:hint="cs"/>
          <w:sz w:val="32"/>
          <w:szCs w:val="32"/>
          <w:cs/>
          <w:lang w:eastAsia="ja-JP"/>
        </w:rPr>
        <w:t xml:space="preserve">สำหรับแยก </w:t>
      </w:r>
      <w:r w:rsidR="00343A9B">
        <w:rPr>
          <w:rFonts w:ascii="TH SarabunPSK" w:hAnsi="TH SarabunPSK" w:cs="TH SarabunPSK" w:hint="eastAsia"/>
          <w:sz w:val="32"/>
          <w:szCs w:val="32"/>
          <w:lang w:eastAsia="ja-JP"/>
        </w:rPr>
        <w:t xml:space="preserve">text </w:t>
      </w:r>
      <w:r w:rsidR="00343A9B">
        <w:rPr>
          <w:rFonts w:ascii="TH SarabunPSK" w:hAnsi="TH SarabunPSK" w:cs="TH SarabunPSK" w:hint="cs"/>
          <w:sz w:val="32"/>
          <w:szCs w:val="32"/>
          <w:cs/>
          <w:lang w:eastAsia="ja-JP"/>
        </w:rPr>
        <w:t xml:space="preserve">และนำไปแสดงผลที่ </w:t>
      </w:r>
      <w:r w:rsidR="00343A9B">
        <w:rPr>
          <w:rFonts w:ascii="TH SarabunPSK" w:hAnsi="TH SarabunPSK" w:cs="TH SarabunPSK" w:hint="eastAsia"/>
          <w:sz w:val="32"/>
          <w:szCs w:val="32"/>
          <w:lang w:eastAsia="ja-JP"/>
        </w:rPr>
        <w:t>Web Application</w:t>
      </w:r>
      <w:r w:rsidR="00343A9B">
        <w:rPr>
          <w:rFonts w:ascii="TH SarabunPSK" w:hAnsi="TH SarabunPSK" w:cs="TH SarabunPSK" w:hint="cs"/>
          <w:sz w:val="32"/>
          <w:szCs w:val="32"/>
          <w:cs/>
          <w:lang w:eastAsia="ja-JP"/>
        </w:rPr>
        <w:t xml:space="preserve"> และจะมีการทำการเก็บข้อมูลลงไปใน </w:t>
      </w:r>
      <w:r w:rsidR="00343A9B">
        <w:rPr>
          <w:rFonts w:ascii="TH SarabunPSK" w:hAnsi="TH SarabunPSK" w:cs="TH SarabunPSK" w:hint="eastAsia"/>
          <w:sz w:val="32"/>
          <w:szCs w:val="32"/>
          <w:lang w:eastAsia="ja-JP"/>
        </w:rPr>
        <w:t xml:space="preserve">Impala </w:t>
      </w:r>
      <w:r w:rsidR="00343A9B">
        <w:rPr>
          <w:rFonts w:ascii="TH SarabunPSK" w:hAnsi="TH SarabunPSK" w:cs="TH SarabunPSK" w:hint="cs"/>
          <w:sz w:val="32"/>
          <w:szCs w:val="32"/>
          <w:cs/>
          <w:lang w:eastAsia="ja-JP"/>
        </w:rPr>
        <w:t xml:space="preserve">และ </w:t>
      </w:r>
      <w:proofErr w:type="spellStart"/>
      <w:r w:rsidR="00343A9B">
        <w:rPr>
          <w:rFonts w:ascii="TH SarabunPSK" w:hAnsi="TH SarabunPSK" w:cs="TH SarabunPSK" w:hint="eastAsia"/>
          <w:sz w:val="32"/>
          <w:szCs w:val="32"/>
          <w:lang w:eastAsia="ja-JP"/>
        </w:rPr>
        <w:t>Hbase</w:t>
      </w:r>
      <w:proofErr w:type="spellEnd"/>
      <w:r w:rsidR="00343A9B">
        <w:rPr>
          <w:rFonts w:ascii="TH SarabunPSK" w:hAnsi="TH SarabunPSK" w:cs="TH SarabunPSK" w:hint="eastAsia"/>
          <w:sz w:val="32"/>
          <w:szCs w:val="32"/>
          <w:lang w:eastAsia="ja-JP"/>
        </w:rPr>
        <w:t xml:space="preserve"> </w:t>
      </w:r>
    </w:p>
    <w:p w:rsidR="00343A9B" w:rsidRDefault="00343A9B" w:rsidP="00A3120A">
      <w:pPr>
        <w:spacing w:line="256" w:lineRule="auto"/>
        <w:rPr>
          <w:rFonts w:ascii="TH SarabunPSK" w:hAnsi="TH SarabunPSK" w:cs="TH SarabunPSK"/>
          <w:sz w:val="32"/>
          <w:szCs w:val="32"/>
          <w:cs/>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ในส่วนของการแปลง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นั้น ทางกลุ่มได้ทดสอบการใช้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และ </w:t>
      </w:r>
      <w:proofErr w:type="spellStart"/>
      <w:r>
        <w:rPr>
          <w:rFonts w:ascii="TH SarabunPSK" w:hAnsi="TH SarabunPSK" w:cs="TH SarabunPSK"/>
          <w:sz w:val="32"/>
          <w:szCs w:val="32"/>
          <w:lang w:eastAsia="ja-JP"/>
        </w:rPr>
        <w:t>PDFBox</w:t>
      </w:r>
      <w:proofErr w:type="spellEnd"/>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โดย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สามารถจำแนกบรรทัดและแบ่ง </w:t>
      </w:r>
      <w:r>
        <w:rPr>
          <w:rFonts w:ascii="TH SarabunPSK" w:hAnsi="TH SarabunPSK" w:cs="TH SarabunPSK" w:hint="eastAsia"/>
          <w:sz w:val="32"/>
          <w:szCs w:val="32"/>
          <w:lang w:eastAsia="ja-JP"/>
        </w:rPr>
        <w:t xml:space="preserve">Line </w:t>
      </w:r>
      <w:r>
        <w:rPr>
          <w:rFonts w:ascii="TH SarabunPSK" w:hAnsi="TH SarabunPSK" w:cs="TH SarabunPSK" w:hint="cs"/>
          <w:sz w:val="32"/>
          <w:szCs w:val="32"/>
          <w:cs/>
          <w:lang w:eastAsia="ja-JP"/>
        </w:rPr>
        <w:t xml:space="preserve">ได้ถูกต้องมากกว่า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โดย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นั้น สำหรับภาษาไทย จำเป็นต้องมีการแยก </w:t>
      </w:r>
      <w:proofErr w:type="spellStart"/>
      <w:r>
        <w:rPr>
          <w:rFonts w:ascii="TH SarabunPSK" w:hAnsi="TH SarabunPSK" w:cs="TH SarabunPSK" w:hint="eastAsia"/>
          <w:sz w:val="32"/>
          <w:szCs w:val="32"/>
          <w:lang w:eastAsia="ja-JP"/>
        </w:rPr>
        <w:t>TTag</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ของ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เพื่อระบุลำดับตัวอักษรแล้วจึงนำมาแปลงทีหลัง จึงจะได้ความถูกต้องที่ดียิ่งขึ้น แต่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นั้นสามารถดึง </w:t>
      </w:r>
      <w:r>
        <w:rPr>
          <w:rFonts w:ascii="TH SarabunPSK" w:hAnsi="TH SarabunPSK" w:cs="TH SarabunPSK" w:hint="eastAsia"/>
          <w:sz w:val="32"/>
          <w:szCs w:val="32"/>
          <w:lang w:eastAsia="ja-JP"/>
        </w:rPr>
        <w:t>T</w:t>
      </w:r>
      <w:r>
        <w:rPr>
          <w:rFonts w:ascii="TH SarabunPSK" w:hAnsi="TH SarabunPSK" w:cs="TH SarabunPSK"/>
          <w:sz w:val="32"/>
          <w:szCs w:val="32"/>
          <w:lang w:eastAsia="ja-JP"/>
        </w:rPr>
        <w:t>ext</w:t>
      </w:r>
      <w:r>
        <w:rPr>
          <w:rFonts w:ascii="TH SarabunPSK" w:hAnsi="TH SarabunPSK" w:cs="TH SarabunPSK" w:hint="cs"/>
          <w:sz w:val="32"/>
          <w:szCs w:val="32"/>
          <w:cs/>
          <w:lang w:eastAsia="ja-JP"/>
        </w:rPr>
        <w:t xml:space="preserve"> ธรรมดาออกมาได้มีความถูกต้องใกล้เคียงกว่า</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sz w:val="32"/>
          <w:szCs w:val="32"/>
          <w:lang w:eastAsia="ja-JP"/>
        </w:rPr>
        <w:t xml:space="preserve">Paragraph Splitter </w:t>
      </w:r>
      <w:r>
        <w:rPr>
          <w:rFonts w:ascii="TH SarabunPSK" w:hAnsi="TH SarabunPSK" w:cs="TH SarabunPSK" w:hint="cs"/>
          <w:sz w:val="32"/>
          <w:szCs w:val="32"/>
          <w:cs/>
          <w:lang w:eastAsia="ja-JP"/>
        </w:rPr>
        <w:t xml:space="preserve">นั้นจะมีปัญหาที่พบระหว่างการดำเนินงานของโครงการนี้ มีหลากหลายประการ เช่น การที่โครงสร้างของไฟล์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ไม่มีการเก็บข้อมูลของการกด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เพื่อเว้นบรรทัดแยกเอาไว้</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ทำให้เวลาที่แปลงไฟล์เอกสารที่เป็น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มาเป็นไฟล์ข้อความนั้น จะพบปัญหาว่า ไฟล์ข้อความที่ได้มานั้น จะมองการกด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เพื้อขึ้นย่อหน้าใหม่เป็นเพียงแค่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อันหนึ่งเท่านั้น ไม่ใช่อักขระพิเศษที่เป็นตัว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หรือ </w:t>
      </w:r>
      <w:r>
        <w:rPr>
          <w:rFonts w:ascii="TH SarabunPSK" w:hAnsi="TH SarabunPSK" w:cs="TH SarabunPSK"/>
          <w:sz w:val="32"/>
          <w:szCs w:val="32"/>
          <w:lang w:eastAsia="ja-JP"/>
        </w:rPr>
        <w:t xml:space="preserve">new line </w:t>
      </w:r>
      <w:r>
        <w:rPr>
          <w:rFonts w:ascii="TH SarabunPSK" w:hAnsi="TH SarabunPSK" w:cs="TH SarabunPSK" w:hint="cs"/>
          <w:sz w:val="32"/>
          <w:szCs w:val="32"/>
          <w:cs/>
          <w:lang w:eastAsia="ja-JP"/>
        </w:rPr>
        <w:t xml:space="preserve">ทำให้เวลาที่ต้องการจะแบ่ง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จะต้องใช้วิธีการตรวจหา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ที่ท้ายบรรทัดแทน ซึ่งบางทีจะพบปัญหาว่า ในบรรทัดที่มีการพิมพ์แล้วกด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แล้วโปรแกรม </w:t>
      </w:r>
      <w:r>
        <w:rPr>
          <w:rFonts w:ascii="TH SarabunPSK" w:hAnsi="TH SarabunPSK" w:cs="TH SarabunPSK"/>
          <w:sz w:val="32"/>
          <w:szCs w:val="32"/>
          <w:lang w:eastAsia="ja-JP"/>
        </w:rPr>
        <w:t>word processin</w:t>
      </w:r>
      <w:bookmarkStart w:id="8" w:name="_GoBack"/>
      <w:bookmarkEnd w:id="8"/>
      <w:r>
        <w:rPr>
          <w:rFonts w:ascii="TH SarabunPSK" w:hAnsi="TH SarabunPSK" w:cs="TH SarabunPSK"/>
          <w:sz w:val="32"/>
          <w:szCs w:val="32"/>
          <w:lang w:eastAsia="ja-JP"/>
        </w:rPr>
        <w:t xml:space="preserve">g </w:t>
      </w:r>
      <w:r>
        <w:rPr>
          <w:rFonts w:ascii="TH SarabunPSK" w:hAnsi="TH SarabunPSK" w:cs="TH SarabunPSK" w:hint="cs"/>
          <w:sz w:val="32"/>
          <w:szCs w:val="32"/>
          <w:cs/>
          <w:lang w:eastAsia="ja-JP"/>
        </w:rPr>
        <w:t xml:space="preserve">ทำการขึ้นบรรทัดใหม่ให้พอดี ก็จะมี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เป็นอักขระสุดท้ายของบรรทัดเช่นกัน ดังนั้น การแบ่ง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จังยังมีการแบ่งแบบผิดๆ ถูกๆ อยู่บ้าง และสาเหตุที่ทางกลุ่มไม่สามารถใช้ตัว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ที่ข้างหน้าบรรทัดเพื่อแบ่ง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ได้นั้น เนื่องจากมีเอกสารที่ได้รับมาเป็นตัวอย่างอยู่หลายฉบับที่ไม่มีการกด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เพื่อขึ้นย่อหน้าใหม่</w:t>
      </w:r>
      <w:del w:id="9" w:author="Intouch Sangkrajang" w:date="2016-11-14T14:39:00Z">
        <w:r w:rsidDel="00201404">
          <w:rPr>
            <w:rFonts w:ascii="TH SarabunPSK" w:hAnsi="TH SarabunPSK" w:cs="TH SarabunPSK" w:hint="cs"/>
            <w:sz w:val="32"/>
            <w:szCs w:val="32"/>
            <w:cs/>
            <w:lang w:eastAsia="ja-JP"/>
          </w:rPr>
          <w:delText>ให้</w:delText>
        </w:r>
      </w:del>
      <w:r>
        <w:rPr>
          <w:rFonts w:ascii="TH SarabunPSK" w:hAnsi="TH SarabunPSK" w:cs="TH SarabunPSK" w:hint="cs"/>
          <w:sz w:val="32"/>
          <w:szCs w:val="32"/>
          <w:cs/>
          <w:lang w:eastAsia="ja-JP"/>
        </w:rPr>
        <w:t xml:space="preserve"> มีเพียงแค่การกด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ลงมาเพื่อการขึ้นบรรทัดใหม่เท่านั้น ทำให้ทางกลุ่มตัดสินใจที่จะไม่ใช้วิธีการค้นหาตัว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ที่ตัวอักษรตัวแรกของบรรทัด</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ปัญหาอีกประการที่พบก็คือ ปัญหาเรื่องการวางตำแหน่งอักขระของภาษาไทย ซึ่งจะมีอักขระอยู่ตัวหนึ่งที่มีตัวอักขระเขียนอยู่หลายตำแหน่งในตัวเดียว คือ “สระอำ” ทำให้โปรแกรมแปลงไฟล์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เป็นไฟลฺข้อความนั้นอ่านสระอำออกมาตามปกติไม่ได้ และส่งผลให้สระอำถูกแปลงออกมาในรูปแบบของ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ตามด้วยสระอาแทน ดังนั้น ทางกลุ่มจึงเขียนโปรแกรมภาษาจาวาง่ายๆ เพื่อตรวจหารูปแบบตัวอักษรในแบบที่กล่าวไว้ข้างต้น และแปลงเป็นสระอำเสียก่อนที่จะทำการทำกระบวนการอื่นๆ ต่อไป</w:t>
      </w:r>
    </w:p>
    <w:p w:rsidR="00343A9B" w:rsidRDefault="00343A9B" w:rsidP="00343A9B">
      <w:pPr>
        <w:spacing w:line="256" w:lineRule="auto"/>
        <w:rPr>
          <w:rFonts w:ascii="TH SarabunPSK" w:hAnsi="TH SarabunPSK" w:cs="TH SarabunPSK"/>
          <w:sz w:val="32"/>
          <w:szCs w:val="32"/>
          <w:lang w:eastAsia="ja-JP"/>
        </w:rPr>
      </w:pPr>
    </w:p>
    <w:p w:rsidR="00343A9B" w:rsidRDefault="00343A9B" w:rsidP="00343A9B">
      <w:pPr>
        <w:spacing w:line="256" w:lineRule="auto"/>
        <w:rPr>
          <w:rFonts w:ascii="TH SarabunPSK" w:hAnsi="TH SarabunPSK" w:cs="TH SarabunPSK"/>
          <w:sz w:val="32"/>
          <w:szCs w:val="32"/>
          <w:lang w:eastAsia="ja-JP"/>
        </w:rPr>
      </w:pPr>
    </w:p>
    <w:p w:rsidR="003765A2" w:rsidRPr="00817025" w:rsidRDefault="003765A2" w:rsidP="00A3120A">
      <w:pPr>
        <w:spacing w:line="256" w:lineRule="auto"/>
        <w:rPr>
          <w:rFonts w:ascii="TH SarabunPSK" w:hAnsi="TH SarabunPSK" w:cs="TH SarabunPSK"/>
          <w:sz w:val="32"/>
          <w:szCs w:val="32"/>
        </w:rPr>
      </w:pPr>
    </w:p>
    <w:p w:rsidR="00A3120A" w:rsidRPr="00A3120A" w:rsidRDefault="00A3120A" w:rsidP="00A3120A">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343A9B" w:rsidRPr="009E4F43" w:rsidRDefault="00A3120A" w:rsidP="00A3120A">
      <w:pPr>
        <w:spacing w:line="256" w:lineRule="auto"/>
        <w:rPr>
          <w:rFonts w:ascii="TH SarabunPSK" w:hAnsi="TH SarabunPSK" w:cs="TH SarabunPSK"/>
          <w:b/>
          <w:bCs/>
          <w:sz w:val="32"/>
          <w:szCs w:val="32"/>
          <w:cs/>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tbl>
      <w:tblPr>
        <w:tblStyle w:val="TableGrid"/>
        <w:tblpPr w:leftFromText="180" w:rightFromText="180" w:vertAnchor="text" w:horzAnchor="margin" w:tblpY="-36"/>
        <w:tblW w:w="0" w:type="auto"/>
        <w:tblLook w:val="04A0" w:firstRow="1" w:lastRow="0" w:firstColumn="1" w:lastColumn="0" w:noHBand="0" w:noVBand="1"/>
      </w:tblPr>
      <w:tblGrid>
        <w:gridCol w:w="8365"/>
        <w:gridCol w:w="651"/>
      </w:tblGrid>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PDF to Text</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ติดตั้ง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Impala, Spark, Web Server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hint="cs"/>
                <w:b/>
                <w:bCs/>
                <w:sz w:val="32"/>
                <w:szCs w:val="32"/>
                <w:cs/>
              </w:rPr>
              <w:t>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tag</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paragraph splitter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Preprocess Data </w:t>
            </w:r>
            <w:r w:rsidRPr="00140918">
              <w:rPr>
                <w:rFonts w:ascii="TH SarabunPSK" w:hAnsi="TH SarabunPSK" w:cs="TH SarabunPSK" w:hint="cs"/>
                <w:b/>
                <w:bCs/>
                <w:sz w:val="32"/>
                <w:szCs w:val="32"/>
                <w:cs/>
              </w:rPr>
              <w:t>ข้อมูลภาษาไทย</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หา</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tag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train model</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model </w:t>
            </w:r>
            <w:r w:rsidRPr="00140918">
              <w:rPr>
                <w:rFonts w:ascii="TH SarabunPSK" w:hAnsi="TH SarabunPSK" w:cs="TH SarabunPSK" w:hint="cs"/>
                <w:b/>
                <w:bCs/>
                <w:sz w:val="32"/>
                <w:szCs w:val="32"/>
                <w:cs/>
              </w:rPr>
              <w:t>โดยใช้</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Classification</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Search Tag</w:t>
            </w:r>
          </w:p>
        </w:tc>
        <w:tc>
          <w:tcPr>
            <w:tcW w:w="651" w:type="dxa"/>
          </w:tcPr>
          <w:p w:rsidR="00140918" w:rsidRDefault="00140918" w:rsidP="00140918">
            <w:pPr>
              <w:spacing w:line="256" w:lineRule="auto"/>
              <w:rPr>
                <w:rFonts w:ascii="TH SarabunPSK" w:hAnsi="TH SarabunPSK" w:cs="TH SarabunPSK"/>
                <w:b/>
                <w:bCs/>
                <w:sz w:val="32"/>
                <w:szCs w:val="32"/>
              </w:rPr>
            </w:pPr>
          </w:p>
        </w:tc>
      </w:tr>
    </w:tbl>
    <w:p w:rsidR="00140918" w:rsidRPr="00A3120A" w:rsidRDefault="00140918" w:rsidP="00A3120A">
      <w:pPr>
        <w:spacing w:line="256" w:lineRule="auto"/>
        <w:rPr>
          <w:rFonts w:ascii="TH SarabunPSK" w:hAnsi="TH SarabunPSK" w:cs="TH SarabunPSK"/>
          <w:b/>
          <w:bCs/>
          <w:sz w:val="32"/>
          <w:szCs w:val="32"/>
          <w:cs/>
        </w:rPr>
      </w:pP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5.2.</w:t>
      </w:r>
      <w:r w:rsidR="00140918">
        <w:rPr>
          <w:rFonts w:ascii="TH SarabunPSK" w:hAnsi="TH SarabunPSK" w:cs="TH SarabunPSK"/>
          <w:b/>
          <w:bCs/>
          <w:sz w:val="32"/>
          <w:szCs w:val="32"/>
          <w:cs/>
        </w:rPr>
        <w:tab/>
      </w:r>
      <w:r w:rsidR="009E4F43">
        <w:rPr>
          <w:rFonts w:ascii="TH SarabunPSK" w:hAnsi="TH SarabunPSK" w:cs="TH SarabunPSK" w:hint="cs"/>
          <w:b/>
          <w:bCs/>
          <w:sz w:val="32"/>
          <w:szCs w:val="32"/>
          <w:cs/>
        </w:rPr>
        <w:t>สรุปผลการทำงาน และปัญหาที่พบ</w:t>
      </w:r>
    </w:p>
    <w:p w:rsidR="009E4F43" w:rsidRDefault="009E4F43" w:rsidP="009E4F43">
      <w:pPr>
        <w:spacing w:line="256" w:lineRule="auto"/>
        <w:rPr>
          <w:rFonts w:ascii="TH SarabunPSK" w:hAnsi="TH SarabunPSK" w:cs="TH SarabunPSK"/>
          <w:sz w:val="32"/>
          <w:szCs w:val="32"/>
          <w:lang w:eastAsia="ja-JP"/>
        </w:rPr>
      </w:pPr>
      <w:r>
        <w:rPr>
          <w:rFonts w:ascii="TH SarabunPSK" w:hAnsi="TH SarabunPSK" w:cs="TH SarabunPSK"/>
          <w:b/>
          <w:bCs/>
          <w:sz w:val="32"/>
          <w:szCs w:val="32"/>
          <w:cs/>
        </w:rPr>
        <w:tab/>
      </w:r>
      <w:r>
        <w:rPr>
          <w:rFonts w:ascii="TH SarabunPSK" w:hAnsi="TH SarabunPSK" w:cs="TH SarabunPSK" w:hint="cs"/>
          <w:sz w:val="32"/>
          <w:szCs w:val="32"/>
          <w:cs/>
          <w:lang w:eastAsia="ja-JP"/>
        </w:rPr>
        <w:t xml:space="preserve">สามารถดำเนินงานได้ตามเป้าหมายที่ตั้งไว้ โดยการติดตั้ง </w:t>
      </w:r>
      <w:proofErr w:type="spellStart"/>
      <w:r>
        <w:rPr>
          <w:rFonts w:ascii="TH SarabunPSK" w:hAnsi="TH SarabunPSK" w:cs="TH SarabunPSK" w:hint="eastAsia"/>
          <w:sz w:val="32"/>
          <w:szCs w:val="32"/>
          <w:lang w:eastAsia="ja-JP"/>
        </w:rPr>
        <w:t>Hadoop</w:t>
      </w:r>
      <w:proofErr w:type="spellEnd"/>
      <w:r>
        <w:rPr>
          <w:rFonts w:ascii="TH SarabunPSK" w:hAnsi="TH SarabunPSK" w:cs="TH SarabunPSK" w:hint="eastAsia"/>
          <w:sz w:val="32"/>
          <w:szCs w:val="32"/>
          <w:lang w:eastAsia="ja-JP"/>
        </w:rPr>
        <w:t xml:space="preserve"> Ecosystem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Ubuntu / Web Server </w:t>
      </w:r>
      <w:r>
        <w:rPr>
          <w:rFonts w:ascii="TH SarabunPSK" w:hAnsi="TH SarabunPSK" w:cs="TH SarabunPSK" w:hint="cs"/>
          <w:sz w:val="32"/>
          <w:szCs w:val="32"/>
          <w:cs/>
          <w:lang w:eastAsia="ja-JP"/>
        </w:rPr>
        <w:t xml:space="preserve">ไม่มีปัญหาใดๆ </w:t>
      </w:r>
    </w:p>
    <w:p w:rsidR="009E4F43" w:rsidRDefault="009E4F43" w:rsidP="009E4F43">
      <w:pPr>
        <w:spacing w:line="256" w:lineRule="auto"/>
        <w:rPr>
          <w:ins w:id="10" w:author="อารียา ทัตตินาพานิช" w:date="2016-11-14T03:46:00Z"/>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การสร้าง </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 xml:space="preserve">สำหรับการรับ </w:t>
      </w:r>
      <w:r>
        <w:rPr>
          <w:rFonts w:ascii="TH SarabunPSK" w:hAnsi="TH SarabunPSK" w:cs="TH SarabunPSK" w:hint="eastAsia"/>
          <w:sz w:val="32"/>
          <w:szCs w:val="32"/>
          <w:lang w:eastAsia="ja-JP"/>
        </w:rPr>
        <w:t xml:space="preserve">Document </w:t>
      </w:r>
      <w:ins w:id="11" w:author="อารียา ทัตตินาพานิช" w:date="2016-11-14T03:43:00Z">
        <w:r w:rsidR="00DB585A">
          <w:rPr>
            <w:rFonts w:ascii="TH SarabunPSK" w:hAnsi="TH SarabunPSK" w:cs="TH SarabunPSK" w:hint="cs"/>
            <w:sz w:val="32"/>
            <w:szCs w:val="32"/>
            <w:cs/>
            <w:lang w:eastAsia="ja-JP"/>
          </w:rPr>
          <w:t xml:space="preserve">และ </w:t>
        </w:r>
        <w:r w:rsidR="00DB585A">
          <w:rPr>
            <w:rFonts w:ascii="TH SarabunPSK" w:hAnsi="TH SarabunPSK" w:cs="TH SarabunPSK" w:hint="eastAsia"/>
            <w:sz w:val="32"/>
            <w:szCs w:val="32"/>
            <w:lang w:eastAsia="ja-JP"/>
          </w:rPr>
          <w:t xml:space="preserve">Tag </w:t>
        </w:r>
        <w:r w:rsidR="00DB585A">
          <w:rPr>
            <w:rFonts w:ascii="TH SarabunPSK" w:hAnsi="TH SarabunPSK" w:cs="TH SarabunPSK" w:hint="cs"/>
            <w:sz w:val="32"/>
            <w:szCs w:val="32"/>
            <w:cs/>
            <w:lang w:eastAsia="ja-JP"/>
          </w:rPr>
          <w:t xml:space="preserve">นั้น สามารถทำหน้า </w:t>
        </w:r>
        <w:r w:rsidR="00DB585A">
          <w:rPr>
            <w:rFonts w:ascii="TH SarabunPSK" w:hAnsi="TH SarabunPSK" w:cs="TH SarabunPSK" w:hint="eastAsia"/>
            <w:sz w:val="32"/>
            <w:szCs w:val="32"/>
            <w:lang w:eastAsia="ja-JP"/>
          </w:rPr>
          <w:t xml:space="preserve">User Interface </w:t>
        </w:r>
      </w:ins>
      <w:ins w:id="12" w:author="อารียา ทัตตินาพานิช" w:date="2016-11-14T03:44:00Z">
        <w:r w:rsidR="00DB585A">
          <w:rPr>
            <w:rFonts w:ascii="TH SarabunPSK" w:hAnsi="TH SarabunPSK" w:cs="TH SarabunPSK" w:hint="cs"/>
            <w:sz w:val="32"/>
            <w:szCs w:val="32"/>
            <w:cs/>
            <w:lang w:eastAsia="ja-JP"/>
          </w:rPr>
          <w:t xml:space="preserve">เสร็จสมบูรณ์ โดยยังเหลือการเรียกใช้ </w:t>
        </w:r>
        <w:r w:rsidR="00DB585A">
          <w:rPr>
            <w:rFonts w:ascii="TH SarabunPSK" w:hAnsi="TH SarabunPSK" w:cs="TH SarabunPSK" w:hint="eastAsia"/>
            <w:sz w:val="32"/>
            <w:szCs w:val="32"/>
            <w:lang w:eastAsia="ja-JP"/>
          </w:rPr>
          <w:t>J</w:t>
        </w:r>
        <w:r w:rsidR="00DB585A">
          <w:rPr>
            <w:rFonts w:ascii="TH SarabunPSK" w:hAnsi="TH SarabunPSK" w:cs="TH SarabunPSK"/>
            <w:sz w:val="32"/>
            <w:szCs w:val="32"/>
            <w:lang w:eastAsia="ja-JP"/>
          </w:rPr>
          <w:t xml:space="preserve">ava command </w:t>
        </w:r>
        <w:r w:rsidR="00DB585A">
          <w:rPr>
            <w:rFonts w:ascii="TH SarabunPSK" w:hAnsi="TH SarabunPSK" w:cs="TH SarabunPSK" w:hint="cs"/>
            <w:sz w:val="32"/>
            <w:szCs w:val="32"/>
            <w:cs/>
            <w:lang w:eastAsia="ja-JP"/>
          </w:rPr>
          <w:t>เพื่อทำ</w:t>
        </w:r>
        <w:r w:rsidR="00DB585A">
          <w:rPr>
            <w:rFonts w:ascii="TH SarabunPSK" w:hAnsi="TH SarabunPSK" w:cs="TH SarabunPSK"/>
            <w:sz w:val="32"/>
            <w:szCs w:val="32"/>
            <w:lang w:eastAsia="ja-JP"/>
          </w:rPr>
          <w:t xml:space="preserve"> Paragraph Splitter </w:t>
        </w:r>
        <w:r w:rsidR="00DB585A">
          <w:rPr>
            <w:rFonts w:ascii="TH SarabunPSK" w:hAnsi="TH SarabunPSK" w:cs="TH SarabunPSK" w:hint="cs"/>
            <w:sz w:val="32"/>
            <w:szCs w:val="32"/>
            <w:cs/>
            <w:lang w:eastAsia="ja-JP"/>
          </w:rPr>
          <w:t xml:space="preserve">และทำการเชื่อมต่อกับทาง </w:t>
        </w:r>
        <w:r w:rsidR="00DB585A">
          <w:rPr>
            <w:rFonts w:ascii="TH SarabunPSK" w:hAnsi="TH SarabunPSK" w:cs="TH SarabunPSK" w:hint="eastAsia"/>
            <w:sz w:val="32"/>
            <w:szCs w:val="32"/>
            <w:lang w:eastAsia="ja-JP"/>
          </w:rPr>
          <w:t xml:space="preserve">Impala </w:t>
        </w:r>
        <w:r w:rsidR="00DB585A">
          <w:rPr>
            <w:rFonts w:ascii="TH SarabunPSK" w:hAnsi="TH SarabunPSK" w:cs="TH SarabunPSK" w:hint="cs"/>
            <w:sz w:val="32"/>
            <w:szCs w:val="32"/>
            <w:cs/>
            <w:lang w:eastAsia="ja-JP"/>
          </w:rPr>
          <w:t xml:space="preserve">เพื่อทำการเก็บข้อมูลไปยัง </w:t>
        </w:r>
        <w:r w:rsidR="00DB585A">
          <w:rPr>
            <w:rFonts w:ascii="TH SarabunPSK" w:hAnsi="TH SarabunPSK" w:cs="TH SarabunPSK" w:hint="eastAsia"/>
            <w:sz w:val="32"/>
            <w:szCs w:val="32"/>
            <w:lang w:eastAsia="ja-JP"/>
          </w:rPr>
          <w:t>Database</w:t>
        </w:r>
      </w:ins>
    </w:p>
    <w:p w:rsidR="00DB585A" w:rsidRPr="00DB585A" w:rsidRDefault="00DB585A" w:rsidP="009E4F43">
      <w:pPr>
        <w:spacing w:line="256" w:lineRule="auto"/>
        <w:rPr>
          <w:ins w:id="13" w:author="อารียา ทัตตินาพานิช" w:date="2016-11-14T03:44:00Z"/>
          <w:rFonts w:ascii="TH SarabunPSK" w:hAnsi="TH SarabunPSK" w:cs="TH SarabunPSK"/>
          <w:sz w:val="32"/>
          <w:szCs w:val="32"/>
          <w:cs/>
          <w:lang w:eastAsia="ja-JP"/>
        </w:rPr>
      </w:pPr>
      <w:ins w:id="14" w:author="อารียา ทัตตินาพานิช" w:date="2016-11-14T03:46:00Z">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ได้เลือกใช้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แทน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เนื่องจากได้ความถูกต้องในการแปลงเอกสารภาษาไทยได้ดีกว่ากว่า และสำหรับการแบ่ง </w:t>
        </w:r>
        <w:r>
          <w:rPr>
            <w:rFonts w:ascii="TH SarabunPSK" w:hAnsi="TH SarabunPSK" w:cs="TH SarabunPSK" w:hint="eastAsia"/>
            <w:sz w:val="32"/>
            <w:szCs w:val="32"/>
            <w:lang w:eastAsia="ja-JP"/>
          </w:rPr>
          <w:t xml:space="preserve">Paragraph </w:t>
        </w:r>
      </w:ins>
      <w:ins w:id="15" w:author="อารียา ทัตตินาพานิช" w:date="2016-11-14T03:47:00Z">
        <w:r>
          <w:rPr>
            <w:rFonts w:ascii="TH SarabunPSK" w:hAnsi="TH SarabunPSK" w:cs="TH SarabunPSK" w:hint="cs"/>
            <w:sz w:val="32"/>
            <w:szCs w:val="32"/>
            <w:cs/>
            <w:lang w:eastAsia="ja-JP"/>
          </w:rPr>
          <w:t xml:space="preserve">เพื่อนำไปใช้ในการ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 xml:space="preserve">นั้น ยังพบปัญหาของรูปแบบไฟล์ โดยขึ้นอยู่กับลักษณะการเขียนเอกสารของผู้เขียนต่างๆ เช่นการมี </w:t>
        </w:r>
        <w:r>
          <w:rPr>
            <w:rFonts w:ascii="TH SarabunPSK" w:hAnsi="TH SarabunPSK" w:cs="TH SarabunPSK" w:hint="eastAsia"/>
            <w:sz w:val="32"/>
            <w:szCs w:val="32"/>
            <w:lang w:eastAsia="ja-JP"/>
          </w:rPr>
          <w:t xml:space="preserve">spacebar </w:t>
        </w:r>
        <w:r>
          <w:rPr>
            <w:rFonts w:ascii="TH SarabunPSK" w:hAnsi="TH SarabunPSK" w:cs="TH SarabunPSK" w:hint="cs"/>
            <w:sz w:val="32"/>
            <w:szCs w:val="32"/>
            <w:cs/>
            <w:lang w:eastAsia="ja-JP"/>
          </w:rPr>
          <w:t xml:space="preserve">ท้ายประโยคทำให้อาจเกิดความผิดพลาดในการขึ้น </w:t>
        </w:r>
      </w:ins>
      <w:ins w:id="16" w:author="อารียา ทัตตินาพานิช" w:date="2016-11-14T03:48:00Z">
        <w:r>
          <w:rPr>
            <w:rFonts w:ascii="TH SarabunPSK" w:hAnsi="TH SarabunPSK" w:cs="TH SarabunPSK" w:hint="eastAsia"/>
            <w:sz w:val="32"/>
            <w:szCs w:val="32"/>
            <w:lang w:eastAsia="ja-JP"/>
          </w:rPr>
          <w:t xml:space="preserve">paragraph </w:t>
        </w:r>
        <w:r>
          <w:rPr>
            <w:rFonts w:ascii="TH SarabunPSK" w:hAnsi="TH SarabunPSK" w:cs="TH SarabunPSK" w:hint="cs"/>
            <w:sz w:val="32"/>
            <w:szCs w:val="32"/>
            <w:cs/>
            <w:lang w:eastAsia="ja-JP"/>
          </w:rPr>
          <w:t>ใหม่ ซึ่งในส่วนนี้นั้นเป็นข้อจำกัดขอการแยก</w:t>
        </w:r>
        <w:r>
          <w:rPr>
            <w:rFonts w:ascii="TH SarabunPSK" w:hAnsi="TH SarabunPSK" w:cs="TH SarabunPSK"/>
            <w:sz w:val="32"/>
            <w:szCs w:val="32"/>
            <w:lang w:eastAsia="ja-JP"/>
          </w:rPr>
          <w:t xml:space="preserve"> </w:t>
        </w:r>
        <w:r>
          <w:rPr>
            <w:rFonts w:ascii="TH SarabunPSK" w:hAnsi="TH SarabunPSK" w:cs="TH SarabunPSK" w:hint="eastAsia"/>
            <w:sz w:val="32"/>
            <w:szCs w:val="32"/>
            <w:lang w:eastAsia="ja-JP"/>
          </w:rPr>
          <w:t xml:space="preserve">Text </w:t>
        </w:r>
        <w:r>
          <w:rPr>
            <w:rFonts w:ascii="TH SarabunPSK" w:hAnsi="TH SarabunPSK" w:cs="TH SarabunPSK" w:hint="cs"/>
            <w:sz w:val="32"/>
            <w:szCs w:val="32"/>
            <w:cs/>
            <w:lang w:eastAsia="ja-JP"/>
          </w:rPr>
          <w:t xml:space="preserve">จาก </w:t>
        </w:r>
        <w:r>
          <w:rPr>
            <w:rFonts w:ascii="TH SarabunPSK" w:hAnsi="TH SarabunPSK" w:cs="TH SarabunPSK" w:hint="eastAsia"/>
            <w:sz w:val="32"/>
            <w:szCs w:val="32"/>
            <w:lang w:eastAsia="ja-JP"/>
          </w:rPr>
          <w:t xml:space="preserve">PDF File </w:t>
        </w:r>
        <w:r>
          <w:rPr>
            <w:rFonts w:ascii="TH SarabunPSK" w:hAnsi="TH SarabunPSK" w:cs="TH SarabunPSK" w:hint="cs"/>
            <w:sz w:val="32"/>
            <w:szCs w:val="32"/>
            <w:cs/>
            <w:lang w:eastAsia="ja-JP"/>
          </w:rPr>
          <w:t xml:space="preserve">และส่วนสุดท้ายคือปัญหาขอตัวอักษรไทยที่เกิดความผิดเพี้ยนเนื่องจากโปรแกรมไม่ได้มีการรองรับตัวอักษรบางตัว เช่น สระอำ </w:t>
        </w:r>
      </w:ins>
      <w:ins w:id="17" w:author="อารียา ทัตตินาพานิช" w:date="2016-11-14T03:49:00Z">
        <w:r>
          <w:rPr>
            <w:rFonts w:ascii="TH SarabunPSK" w:hAnsi="TH SarabunPSK" w:cs="TH SarabunPSK" w:hint="cs"/>
            <w:sz w:val="32"/>
            <w:szCs w:val="32"/>
            <w:cs/>
            <w:lang w:eastAsia="ja-JP"/>
          </w:rPr>
          <w:t>โดยทางกลุ่มได้ทำการเขียนโปรแกรมเพื่อทำการแก้ไขปัญหาดังกล่าว</w:t>
        </w:r>
      </w:ins>
    </w:p>
    <w:p w:rsidR="00DB585A" w:rsidRPr="00DB585A" w:rsidRDefault="00DB585A" w:rsidP="009E4F43">
      <w:pPr>
        <w:spacing w:line="256" w:lineRule="auto"/>
        <w:rPr>
          <w:rFonts w:ascii="TH SarabunPSK" w:hAnsi="TH SarabunPSK" w:cs="TH SarabunPSK"/>
          <w:sz w:val="32"/>
          <w:szCs w:val="32"/>
          <w:lang w:eastAsia="ja-JP"/>
        </w:rPr>
      </w:pPr>
      <w:ins w:id="18" w:author="อารียา ทัตตินาพานิช" w:date="2016-11-14T03:44:00Z">
        <w:r>
          <w:rPr>
            <w:rFonts w:ascii="TH SarabunPSK" w:hAnsi="TH SarabunPSK" w:cs="TH SarabunPSK"/>
            <w:sz w:val="32"/>
            <w:szCs w:val="32"/>
            <w:cs/>
            <w:lang w:eastAsia="ja-JP"/>
          </w:rPr>
          <w:tab/>
        </w:r>
      </w:ins>
    </w:p>
    <w:p w:rsidR="009E4F43" w:rsidRPr="009E4F43" w:rsidRDefault="009E4F43" w:rsidP="00A3120A">
      <w:pPr>
        <w:spacing w:line="256" w:lineRule="auto"/>
        <w:rPr>
          <w:rFonts w:ascii="TH SarabunPSK" w:hAnsi="TH SarabunPSK" w:cs="TH SarabunPSK"/>
          <w:sz w:val="32"/>
          <w:szCs w:val="32"/>
        </w:rPr>
      </w:pPr>
      <w:r>
        <w:rPr>
          <w:rFonts w:ascii="TH SarabunPSK" w:hAnsi="TH SarabunPSK" w:cs="TH SarabunPSK"/>
          <w:b/>
          <w:bCs/>
          <w:sz w:val="32"/>
          <w:szCs w:val="32"/>
          <w:cs/>
        </w:rPr>
        <w:tab/>
      </w:r>
    </w:p>
    <w:p w:rsidR="008C5A16" w:rsidRPr="008C5A16" w:rsidRDefault="003765A2" w:rsidP="00343A9B">
      <w:pPr>
        <w:spacing w:line="256" w:lineRule="auto"/>
        <w:rPr>
          <w:rFonts w:ascii="TH SarabunPSK" w:hAnsi="TH SarabunPSK" w:cs="TH SarabunPSK"/>
          <w:sz w:val="32"/>
          <w:szCs w:val="32"/>
          <w:cs/>
          <w:lang w:eastAsia="ja-JP"/>
        </w:rPr>
      </w:pPr>
      <w:r>
        <w:rPr>
          <w:rFonts w:ascii="TH SarabunPSK" w:hAnsi="TH SarabunPSK" w:cs="TH SarabunPSK"/>
          <w:b/>
          <w:bCs/>
          <w:sz w:val="32"/>
          <w:szCs w:val="32"/>
          <w:lang w:eastAsia="ja-JP"/>
        </w:rPr>
        <w:tab/>
      </w:r>
    </w:p>
    <w:p w:rsidR="00D90A08" w:rsidRDefault="00D90A08" w:rsidP="00A3120A">
      <w:pPr>
        <w:spacing w:line="256" w:lineRule="auto"/>
        <w:rPr>
          <w:rFonts w:ascii="TH SarabunPSK" w:hAnsi="TH SarabunPSK" w:cs="TH SarabunPSK"/>
          <w:b/>
          <w:bCs/>
          <w:sz w:val="32"/>
          <w:szCs w:val="32"/>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5.3.</w:t>
      </w:r>
      <w:r w:rsidRPr="00A3120A">
        <w:rPr>
          <w:rFonts w:ascii="TH SarabunPSK" w:hAnsi="TH SarabunPSK" w:cs="TH SarabunPSK"/>
          <w:b/>
          <w:bCs/>
          <w:sz w:val="32"/>
          <w:szCs w:val="32"/>
          <w:cs/>
        </w:rPr>
        <w:tab/>
        <w:t>สิ่งที่ได้เรียนรู้จากโครงงาน</w:t>
      </w:r>
    </w:p>
    <w:p w:rsidR="00A3120A"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เรียนรู้การติดตั้งและใช้งานโปรแกรมที่ทำงานภายใต้ </w:t>
      </w:r>
      <w:proofErr w:type="spellStart"/>
      <w:r>
        <w:rPr>
          <w:rFonts w:ascii="TH SarabunPSK" w:hAnsi="TH SarabunPSK" w:cs="TH SarabunPSK"/>
          <w:sz w:val="32"/>
          <w:szCs w:val="32"/>
        </w:rPr>
        <w:t>Hadoop</w:t>
      </w:r>
      <w:proofErr w:type="spellEnd"/>
      <w:r>
        <w:rPr>
          <w:rFonts w:ascii="TH SarabunPSK" w:hAnsi="TH SarabunPSK" w:cs="TH SarabunPSK"/>
          <w:sz w:val="32"/>
          <w:szCs w:val="32"/>
        </w:rPr>
        <w:t xml:space="preserve"> ecosystem </w:t>
      </w:r>
      <w:r>
        <w:rPr>
          <w:rFonts w:ascii="TH SarabunPSK" w:hAnsi="TH SarabunPSK" w:cs="TH SarabunPSK" w:hint="cs"/>
          <w:sz w:val="32"/>
          <w:szCs w:val="32"/>
          <w:cs/>
        </w:rPr>
        <w:t xml:space="preserve">ได้แก่ </w:t>
      </w:r>
      <w:r>
        <w:rPr>
          <w:rFonts w:ascii="TH SarabunPSK" w:hAnsi="TH SarabunPSK" w:cs="TH SarabunPSK"/>
          <w:sz w:val="32"/>
          <w:szCs w:val="32"/>
        </w:rPr>
        <w:t xml:space="preserve">Apache Impala </w:t>
      </w:r>
      <w:r>
        <w:rPr>
          <w:rFonts w:ascii="TH SarabunPSK" w:hAnsi="TH SarabunPSK" w:cs="TH SarabunPSK" w:hint="cs"/>
          <w:sz w:val="32"/>
          <w:szCs w:val="32"/>
          <w:cs/>
        </w:rPr>
        <w:t xml:space="preserve">และ </w:t>
      </w:r>
      <w:r>
        <w:rPr>
          <w:rFonts w:ascii="TH SarabunPSK" w:hAnsi="TH SarabunPSK" w:cs="TH SarabunPSK"/>
          <w:sz w:val="32"/>
          <w:szCs w:val="32"/>
        </w:rPr>
        <w:t>Apache Spark</w:t>
      </w:r>
    </w:p>
    <w:p w:rsidR="00572CCC"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ได้ศึกษาและเปรียบเทียบโปรแกรมที่ใช้ในการแปลง </w:t>
      </w:r>
      <w:r>
        <w:rPr>
          <w:rFonts w:ascii="TH SarabunPSK" w:hAnsi="TH SarabunPSK" w:cs="TH SarabunPSK"/>
          <w:sz w:val="32"/>
          <w:szCs w:val="32"/>
        </w:rPr>
        <w:t xml:space="preserve">PDF file </w:t>
      </w:r>
      <w:r>
        <w:rPr>
          <w:rFonts w:ascii="TH SarabunPSK" w:hAnsi="TH SarabunPSK" w:cs="TH SarabunPSK" w:hint="cs"/>
          <w:sz w:val="32"/>
          <w:szCs w:val="32"/>
          <w:cs/>
        </w:rPr>
        <w:t xml:space="preserve">มาเป็นไฟล์ข้อความ ได้แก่ </w:t>
      </w:r>
      <w:proofErr w:type="spellStart"/>
      <w:r>
        <w:rPr>
          <w:rFonts w:ascii="TH SarabunPSK" w:hAnsi="TH SarabunPSK" w:cs="TH SarabunPSK"/>
          <w:sz w:val="32"/>
          <w:szCs w:val="32"/>
        </w:rPr>
        <w:t>PDFMiner</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และได้ตัดสินใจเลือกใช้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ด้วยเหตุผลในเรื่องของการรองรับภาษาไทย</w:t>
      </w:r>
    </w:p>
    <w:p w:rsidR="00D90A08" w:rsidRDefault="00D90A08" w:rsidP="00A3120A">
      <w:pPr>
        <w:spacing w:line="256" w:lineRule="auto"/>
        <w:rPr>
          <w:ins w:id="19" w:author="Intouch Sangkrajang" w:date="2016-11-14T14:37:00Z"/>
          <w:rFonts w:ascii="TH SarabunPSK" w:hAnsi="TH SarabunPSK" w:cs="TH SarabunPSK"/>
          <w:sz w:val="32"/>
          <w:szCs w:val="32"/>
          <w:lang w:eastAsia="ja-JP"/>
        </w:rPr>
      </w:pPr>
      <w:r>
        <w:rPr>
          <w:rFonts w:ascii="TH SarabunPSK" w:hAnsi="TH SarabunPSK" w:cs="TH SarabunPSK" w:hint="cs"/>
          <w:sz w:val="32"/>
          <w:szCs w:val="32"/>
          <w:cs/>
        </w:rPr>
        <w:t xml:space="preserve">- ได้ศึกษาการเชื่อมต่อ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ผ่าน </w:t>
      </w:r>
      <w:r>
        <w:rPr>
          <w:rFonts w:ascii="TH SarabunPSK" w:hAnsi="TH SarabunPSK" w:cs="TH SarabunPSK" w:hint="eastAsia"/>
          <w:sz w:val="32"/>
          <w:szCs w:val="32"/>
          <w:lang w:eastAsia="ja-JP"/>
        </w:rPr>
        <w:t xml:space="preserve">ODBC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JDBC </w:t>
      </w:r>
      <w:r>
        <w:rPr>
          <w:rFonts w:ascii="TH SarabunPSK" w:hAnsi="TH SarabunPSK" w:cs="TH SarabunPSK" w:hint="cs"/>
          <w:sz w:val="32"/>
          <w:szCs w:val="32"/>
          <w:cs/>
          <w:lang w:eastAsia="ja-JP"/>
        </w:rPr>
        <w:t xml:space="preserve">เพื่อทำการสื่อสารระหว่างตัว </w:t>
      </w:r>
      <w:r>
        <w:rPr>
          <w:rFonts w:ascii="TH SarabunPSK" w:hAnsi="TH SarabunPSK" w:cs="TH SarabunPSK" w:hint="eastAsia"/>
          <w:sz w:val="32"/>
          <w:szCs w:val="32"/>
          <w:lang w:eastAsia="ja-JP"/>
        </w:rPr>
        <w:t xml:space="preserve">Database </w:t>
      </w:r>
      <w:r>
        <w:rPr>
          <w:rFonts w:ascii="TH SarabunPSK" w:hAnsi="TH SarabunPSK" w:cs="TH SarabunPSK"/>
          <w:sz w:val="32"/>
          <w:szCs w:val="32"/>
          <w:lang w:eastAsia="ja-JP"/>
        </w:rPr>
        <w:t>,</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และ</w:t>
      </w:r>
      <w:r>
        <w:rPr>
          <w:rFonts w:ascii="TH SarabunPSK" w:hAnsi="TH SarabunPSK" w:cs="TH SarabunPSK" w:hint="eastAsia"/>
          <w:sz w:val="32"/>
          <w:szCs w:val="32"/>
          <w:lang w:eastAsia="ja-JP"/>
        </w:rPr>
        <w:t xml:space="preserve"> Java </w:t>
      </w:r>
      <w:r>
        <w:rPr>
          <w:rFonts w:ascii="TH SarabunPSK" w:hAnsi="TH SarabunPSK" w:cs="TH SarabunPSK"/>
          <w:sz w:val="32"/>
          <w:szCs w:val="32"/>
          <w:lang w:eastAsia="ja-JP"/>
        </w:rPr>
        <w:t>program</w:t>
      </w:r>
    </w:p>
    <w:p w:rsidR="00201404" w:rsidRPr="00201404" w:rsidRDefault="00201404" w:rsidP="00A3120A">
      <w:pPr>
        <w:spacing w:line="256" w:lineRule="auto"/>
        <w:rPr>
          <w:rFonts w:ascii="TH SarabunPSK" w:hAnsi="TH SarabunPSK" w:cs="TH SarabunPSK" w:hint="cs"/>
          <w:sz w:val="32"/>
          <w:szCs w:val="32"/>
          <w:cs/>
          <w:lang w:eastAsia="ja-JP"/>
          <w:rPrChange w:id="20" w:author="Intouch Sangkrajang" w:date="2016-11-14T14:38:00Z">
            <w:rPr>
              <w:rFonts w:ascii="TH SarabunPSK" w:hAnsi="TH SarabunPSK" w:cs="TH SarabunPSK" w:hint="cs"/>
              <w:sz w:val="32"/>
              <w:szCs w:val="32"/>
              <w:cs/>
              <w:lang w:eastAsia="ja-JP"/>
            </w:rPr>
          </w:rPrChange>
        </w:rPr>
      </w:pPr>
      <w:ins w:id="21" w:author="Intouch Sangkrajang" w:date="2016-11-14T14:37:00Z">
        <w:r>
          <w:rPr>
            <w:rFonts w:ascii="TH SarabunPSK" w:hAnsi="TH SarabunPSK" w:cs="TH SarabunPSK" w:hint="cs"/>
            <w:sz w:val="32"/>
            <w:szCs w:val="32"/>
            <w:cs/>
            <w:lang w:eastAsia="ja-JP"/>
          </w:rPr>
          <w:t>- ได้ศึกษา</w:t>
        </w:r>
      </w:ins>
      <w:ins w:id="22" w:author="Intouch Sangkrajang" w:date="2016-11-14T14:38:00Z">
        <w:r>
          <w:rPr>
            <w:rFonts w:ascii="TH SarabunPSK" w:hAnsi="TH SarabunPSK" w:cs="TH SarabunPSK" w:hint="cs"/>
            <w:sz w:val="32"/>
            <w:szCs w:val="32"/>
            <w:cs/>
            <w:lang w:eastAsia="ja-JP"/>
          </w:rPr>
          <w:t>และเปรียบเทียบ</w:t>
        </w:r>
      </w:ins>
      <w:ins w:id="23" w:author="Intouch Sangkrajang" w:date="2016-11-14T14:37:00Z">
        <w:r>
          <w:rPr>
            <w:rFonts w:ascii="TH SarabunPSK" w:hAnsi="TH SarabunPSK" w:cs="TH SarabunPSK" w:hint="cs"/>
            <w:sz w:val="32"/>
            <w:szCs w:val="32"/>
            <w:cs/>
            <w:lang w:eastAsia="ja-JP"/>
          </w:rPr>
          <w:t xml:space="preserve">ในเรื่องของ </w:t>
        </w:r>
        <w:r>
          <w:rPr>
            <w:rFonts w:ascii="TH SarabunPSK" w:hAnsi="TH SarabunPSK" w:cs="TH SarabunPSK"/>
            <w:sz w:val="32"/>
            <w:szCs w:val="32"/>
            <w:lang w:eastAsia="ja-JP"/>
          </w:rPr>
          <w:t xml:space="preserve">Algorithm </w:t>
        </w:r>
      </w:ins>
      <w:ins w:id="24" w:author="Intouch Sangkrajang" w:date="2016-11-14T14:38:00Z">
        <w:r>
          <w:rPr>
            <w:rFonts w:ascii="TH SarabunPSK" w:hAnsi="TH SarabunPSK" w:cs="TH SarabunPSK" w:hint="cs"/>
            <w:sz w:val="32"/>
            <w:szCs w:val="32"/>
            <w:cs/>
            <w:lang w:eastAsia="ja-JP"/>
          </w:rPr>
          <w:t xml:space="preserve">ต่างๆ ที่ใช้การในทำ </w:t>
        </w:r>
        <w:r>
          <w:rPr>
            <w:rFonts w:ascii="TH SarabunPSK" w:hAnsi="TH SarabunPSK" w:cs="TH SarabunPSK"/>
            <w:sz w:val="32"/>
            <w:szCs w:val="32"/>
            <w:lang w:eastAsia="ja-JP"/>
          </w:rPr>
          <w:t xml:space="preserve">Machine Learning </w:t>
        </w:r>
      </w:ins>
    </w:p>
    <w:p w:rsidR="00A3120A" w:rsidRDefault="00A3120A" w:rsidP="00A3120A">
      <w:pPr>
        <w:spacing w:line="256" w:lineRule="auto"/>
        <w:rPr>
          <w:rFonts w:ascii="TH SarabunPSK" w:hAnsi="TH SarabunPSK" w:cs="TH SarabunPSK"/>
          <w:b/>
          <w:bCs/>
          <w:sz w:val="32"/>
          <w:szCs w:val="32"/>
        </w:rPr>
      </w:pPr>
    </w:p>
    <w:p w:rsidR="00343A9B" w:rsidRDefault="00343A9B" w:rsidP="00A3120A">
      <w:pPr>
        <w:spacing w:line="256" w:lineRule="auto"/>
        <w:rPr>
          <w:rFonts w:ascii="TH SarabunPSK" w:hAnsi="TH SarabunPSK" w:cs="TH SarabunPSK"/>
          <w:b/>
          <w:bCs/>
          <w:sz w:val="32"/>
          <w:szCs w:val="32"/>
        </w:rPr>
      </w:pPr>
    </w:p>
    <w:p w:rsidR="00343A9B" w:rsidRDefault="00343A9B" w:rsidP="00A3120A">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b/>
          <w:bCs/>
          <w:sz w:val="32"/>
          <w:szCs w:val="32"/>
          <w:cs/>
        </w:rPr>
      </w:pPr>
      <w:r>
        <w:rPr>
          <w:rFonts w:ascii="TH SarabunPSK" w:hAnsi="TH SarabunPSK" w:cs="TH SarabunPSK" w:hint="cs"/>
          <w:b/>
          <w:bCs/>
          <w:sz w:val="32"/>
          <w:szCs w:val="32"/>
          <w:cs/>
        </w:rPr>
        <w:t>บรรณานุกรม</w:t>
      </w:r>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[2]</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DeepDive</w:t>
      </w:r>
      <w:proofErr w:type="spellEnd"/>
      <w:r w:rsidRPr="003133EA">
        <w:rPr>
          <w:rFonts w:asciiTheme="minorBidi" w:hAnsiTheme="minorBidi"/>
          <w:sz w:val="32"/>
          <w:szCs w:val="32"/>
        </w:rPr>
        <w:t xml:space="preserve">: A Data Management System for Automatic Knowledge Base Construction. </w:t>
      </w:r>
      <w:proofErr w:type="spellStart"/>
      <w:r w:rsidRPr="003133EA">
        <w:rPr>
          <w:rFonts w:asciiTheme="minorBidi" w:hAnsiTheme="minorBidi"/>
          <w:sz w:val="32"/>
          <w:szCs w:val="32"/>
        </w:rPr>
        <w:t>Ce</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Zhang.Ph.D</w:t>
      </w:r>
      <w:proofErr w:type="spellEnd"/>
      <w:r w:rsidRPr="003133EA">
        <w:rPr>
          <w:rFonts w:asciiTheme="minorBidi" w:hAnsiTheme="minorBidi"/>
          <w:sz w:val="32"/>
          <w:szCs w:val="32"/>
        </w:rPr>
        <w:t xml:space="preserve">. Dissertation, University of Wisconsin-Madison, 2015. Available:  </w:t>
      </w:r>
      <w:r w:rsidR="00EE2EAC">
        <w:fldChar w:fldCharType="begin"/>
      </w:r>
      <w:r w:rsidR="00EE2EAC">
        <w:instrText xml:space="preserve"> HYPERLINK "http://cs.stanford.edu/people/czhang/zhang.thesis.pdf" </w:instrText>
      </w:r>
      <w:r w:rsidR="00EE2EAC">
        <w:fldChar w:fldCharType="separate"/>
      </w:r>
      <w:r w:rsidRPr="003133EA">
        <w:rPr>
          <w:rStyle w:val="Hyperlink"/>
          <w:rFonts w:asciiTheme="minorBidi" w:hAnsiTheme="minorBidi"/>
        </w:rPr>
        <w:t>http://cs.stanford.edu/people/czhang/zhang.thesis.pdf</w:t>
      </w:r>
      <w:r w:rsidR="00EE2EAC">
        <w:rPr>
          <w:rStyle w:val="Hyperlink"/>
          <w:rFonts w:asciiTheme="minorBidi" w:hAnsiTheme="minorBidi"/>
        </w:rPr>
        <w:fldChar w:fldCharType="end"/>
      </w:r>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AlchemyLanguageAPI</w:t>
      </w:r>
      <w:proofErr w:type="spellEnd"/>
      <w:r w:rsidRPr="003133EA">
        <w:rPr>
          <w:rFonts w:asciiTheme="minorBidi" w:hAnsiTheme="minorBidi"/>
          <w:sz w:val="32"/>
          <w:szCs w:val="32"/>
        </w:rPr>
        <w:t xml:space="preserve">. Available: </w:t>
      </w:r>
      <w:r w:rsidR="00EE2EAC">
        <w:fldChar w:fldCharType="begin"/>
      </w:r>
      <w:r w:rsidR="00EE2EAC">
        <w:instrText xml:space="preserve"> HYPERLINK "https://alchemy-language-demo.mybluemix.net/" </w:instrText>
      </w:r>
      <w:r w:rsidR="00EE2EAC">
        <w:fldChar w:fldCharType="separate"/>
      </w:r>
      <w:r w:rsidRPr="003133EA">
        <w:rPr>
          <w:rStyle w:val="Hyperlink"/>
          <w:rFonts w:asciiTheme="minorBidi" w:hAnsiTheme="minorBidi"/>
        </w:rPr>
        <w:t>https://alchemy-language-demo.mybluemix.net/</w:t>
      </w:r>
      <w:r w:rsidR="00EE2EAC">
        <w:rPr>
          <w:rStyle w:val="Hyperlink"/>
          <w:rFonts w:asciiTheme="minorBidi" w:hAnsiTheme="minorBidi"/>
        </w:rPr>
        <w:fldChar w:fldCharType="end"/>
      </w:r>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r w:rsidR="00EE2EAC">
        <w:fldChar w:fldCharType="begin"/>
      </w:r>
      <w:r w:rsidR="00EE2EAC">
        <w:instrText xml:space="preserve"> HYPERLINK "http://aylien.com/" </w:instrText>
      </w:r>
      <w:r w:rsidR="00EE2EAC">
        <w:fldChar w:fldCharType="separate"/>
      </w:r>
      <w:r w:rsidRPr="003133EA">
        <w:rPr>
          <w:rStyle w:val="Hyperlink"/>
          <w:rFonts w:asciiTheme="minorBidi" w:hAnsiTheme="minorBidi"/>
        </w:rPr>
        <w:t>http://aylien.com/</w:t>
      </w:r>
      <w:r w:rsidR="00EE2EAC">
        <w:rPr>
          <w:rStyle w:val="Hyperlink"/>
          <w:rFonts w:asciiTheme="minorBidi" w:hAnsiTheme="minorBidi"/>
        </w:rPr>
        <w:fldChar w:fldCharType="end"/>
      </w:r>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Latent </w:t>
      </w:r>
      <w:proofErr w:type="spellStart"/>
      <w:r w:rsidRPr="003133EA">
        <w:rPr>
          <w:rFonts w:asciiTheme="minorBidi" w:hAnsiTheme="minorBidi"/>
          <w:sz w:val="32"/>
          <w:szCs w:val="32"/>
        </w:rPr>
        <w:t>Dirichlet</w:t>
      </w:r>
      <w:proofErr w:type="spellEnd"/>
      <w:r w:rsidRPr="003133EA">
        <w:rPr>
          <w:rFonts w:asciiTheme="minorBidi" w:hAnsiTheme="minorBidi"/>
          <w:sz w:val="32"/>
          <w:szCs w:val="32"/>
        </w:rPr>
        <w:t xml:space="preserve"> allocation. </w:t>
      </w:r>
      <w:proofErr w:type="spellStart"/>
      <w:r w:rsidRPr="003133EA">
        <w:rPr>
          <w:rFonts w:asciiTheme="minorBidi" w:hAnsiTheme="minorBidi"/>
          <w:sz w:val="32"/>
          <w:szCs w:val="32"/>
        </w:rPr>
        <w:t>Blei</w:t>
      </w:r>
      <w:proofErr w:type="spellEnd"/>
      <w:r w:rsidRPr="003133EA">
        <w:rPr>
          <w:rFonts w:asciiTheme="minorBidi" w:hAnsiTheme="minorBidi"/>
          <w:sz w:val="32"/>
          <w:szCs w:val="32"/>
        </w:rPr>
        <w:t>,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lastRenderedPageBreak/>
        <w:t>[7]</w:t>
      </w:r>
      <w:r w:rsidRPr="003133EA">
        <w:rPr>
          <w:rFonts w:asciiTheme="minorBidi" w:hAnsiTheme="minorBidi"/>
          <w:sz w:val="32"/>
          <w:szCs w:val="32"/>
        </w:rPr>
        <w:tab/>
        <w:t xml:space="preserve">Comparison between LSA-LDA-Lexical Chains. </w:t>
      </w:r>
      <w:proofErr w:type="spellStart"/>
      <w:r w:rsidRPr="003133EA">
        <w:rPr>
          <w:rFonts w:asciiTheme="minorBidi" w:hAnsiTheme="minorBidi"/>
          <w:sz w:val="32"/>
          <w:szCs w:val="32"/>
        </w:rPr>
        <w:t>Costin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Chiru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Traian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Rebedea</w:t>
      </w:r>
      <w:proofErr w:type="spellEnd"/>
      <w:r w:rsidRPr="003133EA">
        <w:rPr>
          <w:rFonts w:asciiTheme="minorBidi" w:hAnsiTheme="minorBidi"/>
          <w:sz w:val="32"/>
          <w:szCs w:val="32"/>
        </w:rPr>
        <w:t xml:space="preserve"> and Silvia </w:t>
      </w:r>
      <w:proofErr w:type="spellStart"/>
      <w:r w:rsidRPr="003133EA">
        <w:rPr>
          <w:rFonts w:asciiTheme="minorBidi" w:hAnsiTheme="minorBidi"/>
          <w:sz w:val="32"/>
          <w:szCs w:val="32"/>
        </w:rPr>
        <w:t>Ciotec</w:t>
      </w:r>
      <w:proofErr w:type="spellEnd"/>
      <w:r w:rsidRPr="003133EA">
        <w:rPr>
          <w:rFonts w:asciiTheme="minorBidi" w:hAnsiTheme="minorBidi"/>
          <w:sz w:val="32"/>
          <w:szCs w:val="32"/>
        </w:rPr>
        <w:t>.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t>[8]</w:t>
      </w:r>
      <w:r w:rsidRPr="003133EA">
        <w:rPr>
          <w:rFonts w:asciiTheme="minorBidi" w:hAnsiTheme="minorBidi"/>
          <w:sz w:val="32"/>
          <w:szCs w:val="32"/>
        </w:rPr>
        <w:tab/>
        <w:t xml:space="preserve">An Empirical Comparison of Supervised Learning Algorithms. Rich </w:t>
      </w:r>
      <w:proofErr w:type="spellStart"/>
      <w:r w:rsidRPr="003133EA">
        <w:rPr>
          <w:rFonts w:asciiTheme="minorBidi" w:hAnsiTheme="minorBidi"/>
          <w:sz w:val="32"/>
          <w:szCs w:val="32"/>
        </w:rPr>
        <w:t>Caruana</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Alexandru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Niculescu-Mizil</w:t>
      </w:r>
      <w:proofErr w:type="spellEnd"/>
      <w:r w:rsidRPr="003133EA">
        <w:rPr>
          <w:rFonts w:asciiTheme="minorBidi" w:hAnsiTheme="minorBidi"/>
          <w:sz w:val="32"/>
          <w:szCs w:val="32"/>
        </w:rPr>
        <w:t xml:space="preserve">. 2006.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r w:rsidR="00EE2EAC">
        <w:fldChar w:fldCharType="begin"/>
      </w:r>
      <w:r w:rsidR="00EE2EAC">
        <w:instrText xml:space="preserve"> HYPERLINK "https://www.scribd.com/document/113006633/2006-An-Empirical-Comparison-of-Supervised-Learning-Algorithms%20%5b2016" </w:instrText>
      </w:r>
      <w:r w:rsidR="00EE2EAC">
        <w:fldChar w:fldCharType="separate"/>
      </w:r>
      <w:r w:rsidRPr="003133EA">
        <w:rPr>
          <w:rStyle w:val="Hyperlink"/>
          <w:rFonts w:asciiTheme="minorBidi" w:hAnsiTheme="minorBidi"/>
        </w:rPr>
        <w:t>https://www.scribd.com/document/113006633/2006-An-Empirical-Comparison-of-Supervised-Learning-Algorithms [2016</w:t>
      </w:r>
      <w:r w:rsidR="00EE2EAC">
        <w:rPr>
          <w:rStyle w:val="Hyperlink"/>
          <w:rFonts w:asciiTheme="minorBidi" w:hAnsiTheme="minorBidi"/>
        </w:rPr>
        <w:fldChar w:fldCharType="end"/>
      </w:r>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w:t>
      </w:r>
      <w:proofErr w:type="spellStart"/>
      <w:r w:rsidRPr="003133EA">
        <w:rPr>
          <w:rFonts w:asciiTheme="minorBidi" w:hAnsiTheme="minorBidi"/>
          <w:sz w:val="32"/>
          <w:szCs w:val="32"/>
          <w:lang w:eastAsia="ja-JP"/>
        </w:rPr>
        <w:t>Hadoop</w:t>
      </w:r>
      <w:proofErr w:type="spellEnd"/>
      <w:r w:rsidRPr="003133EA">
        <w:rPr>
          <w:rFonts w:asciiTheme="minorBidi" w:hAnsiTheme="minorBidi"/>
          <w:sz w:val="32"/>
          <w:szCs w:val="32"/>
          <w:lang w:eastAsia="ja-JP"/>
        </w:rPr>
        <w:t xml:space="preserve">. The Apache Software Foundation. 2014.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r w:rsidR="00EE2EAC">
        <w:fldChar w:fldCharType="begin"/>
      </w:r>
      <w:r w:rsidR="00EE2EAC">
        <w:instrText xml:space="preserve"> HYPERLINK "http://hadoop.apache.org/" </w:instrText>
      </w:r>
      <w:r w:rsidR="00EE2EAC">
        <w:fldChar w:fldCharType="separate"/>
      </w:r>
      <w:r w:rsidRPr="003133EA">
        <w:rPr>
          <w:rStyle w:val="Hyperlink"/>
          <w:rFonts w:asciiTheme="minorBidi" w:hAnsiTheme="minorBidi"/>
          <w:lang w:eastAsia="ja-JP"/>
        </w:rPr>
        <w:t>http://hadoop.apache.org/</w:t>
      </w:r>
      <w:r w:rsidR="00EE2EAC">
        <w:rPr>
          <w:rStyle w:val="Hyperlink"/>
          <w:rFonts w:asciiTheme="minorBidi" w:hAnsiTheme="minorBidi"/>
          <w:lang w:eastAsia="ja-JP"/>
        </w:rPr>
        <w:fldChar w:fldCharType="end"/>
      </w:r>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[10]</w:t>
      </w:r>
      <w:r w:rsidRPr="003133EA">
        <w:rPr>
          <w:rFonts w:asciiTheme="minorBidi" w:hAnsiTheme="minorBidi"/>
          <w:sz w:val="32"/>
          <w:szCs w:val="32"/>
          <w:lang w:eastAsia="ja-JP"/>
        </w:rPr>
        <w:tab/>
      </w:r>
      <w:proofErr w:type="spellStart"/>
      <w:r w:rsidRPr="003133EA">
        <w:rPr>
          <w:rFonts w:asciiTheme="minorBidi" w:hAnsiTheme="minorBidi"/>
          <w:sz w:val="32"/>
          <w:szCs w:val="32"/>
          <w:lang w:eastAsia="ja-JP"/>
        </w:rPr>
        <w:t>MLlib</w:t>
      </w:r>
      <w:proofErr w:type="spellEnd"/>
      <w:r w:rsidRPr="003133EA">
        <w:rPr>
          <w:rFonts w:asciiTheme="minorBidi" w:hAnsiTheme="minorBidi"/>
          <w:sz w:val="32"/>
          <w:szCs w:val="32"/>
          <w:lang w:eastAsia="ja-JP"/>
        </w:rPr>
        <w:t xml:space="preserve"> | Apache Spark, </w:t>
      </w:r>
      <w:proofErr w:type="gramStart"/>
      <w:r w:rsidRPr="003133EA">
        <w:rPr>
          <w:rFonts w:asciiTheme="minorBidi" w:hAnsiTheme="minorBidi"/>
          <w:sz w:val="32"/>
          <w:szCs w:val="32"/>
          <w:lang w:eastAsia="ja-JP"/>
        </w:rPr>
        <w:t>The</w:t>
      </w:r>
      <w:proofErr w:type="gramEnd"/>
      <w:r w:rsidRPr="003133EA">
        <w:rPr>
          <w:rFonts w:asciiTheme="minorBidi" w:hAnsiTheme="minorBidi"/>
          <w:sz w:val="32"/>
          <w:szCs w:val="32"/>
          <w:lang w:eastAsia="ja-JP"/>
        </w:rPr>
        <w:t xml:space="preserve"> Apache Software Foundation.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r w:rsidR="00EE2EAC">
        <w:fldChar w:fldCharType="begin"/>
      </w:r>
      <w:r w:rsidR="00EE2EAC">
        <w:instrText xml:space="preserve"> HYPERLINK "http://spark.apache.org/mllib/" </w:instrText>
      </w:r>
      <w:r w:rsidR="00EE2EAC">
        <w:fldChar w:fldCharType="separate"/>
      </w:r>
      <w:r w:rsidRPr="003133EA">
        <w:rPr>
          <w:rStyle w:val="Hyperlink"/>
          <w:rFonts w:asciiTheme="minorBidi" w:hAnsiTheme="minorBidi"/>
          <w:lang w:eastAsia="ja-JP"/>
        </w:rPr>
        <w:t>http://spark.apache.org/mllib/</w:t>
      </w:r>
      <w:r w:rsidR="00EE2EAC">
        <w:rPr>
          <w:rStyle w:val="Hyperlink"/>
          <w:rFonts w:asciiTheme="minorBidi" w:hAnsiTheme="minorBidi"/>
          <w:lang w:eastAsia="ja-JP"/>
        </w:rPr>
        <w:fldChar w:fldCharType="end"/>
      </w:r>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2014.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r w:rsidR="00EE2EAC">
        <w:fldChar w:fldCharType="begin"/>
      </w:r>
      <w:r w:rsidR="00EE2EAC">
        <w:instrText xml:space="preserve"> HYPERLINK "https://impala.apache.org/" </w:instrText>
      </w:r>
      <w:r w:rsidR="00EE2EAC">
        <w:fldChar w:fldCharType="separate"/>
      </w:r>
      <w:r w:rsidRPr="005E0CEA">
        <w:rPr>
          <w:rStyle w:val="Hyperlink"/>
          <w:rFonts w:asciiTheme="minorBidi" w:hAnsiTheme="minorBidi"/>
        </w:rPr>
        <w:t>https://impala.apache.org/</w:t>
      </w:r>
      <w:r w:rsidR="00EE2EAC">
        <w:rPr>
          <w:rStyle w:val="Hyperlink"/>
          <w:rFonts w:asciiTheme="minorBidi" w:hAnsiTheme="minorBidi"/>
        </w:rPr>
        <w:fldChar w:fldCharType="end"/>
      </w:r>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[12]</w:t>
      </w:r>
      <w:r w:rsidRPr="003133EA">
        <w:rPr>
          <w:rFonts w:asciiTheme="minorBidi" w:hAnsiTheme="minorBidi"/>
          <w:sz w:val="32"/>
          <w:szCs w:val="32"/>
        </w:rPr>
        <w:tab/>
        <w:t xml:space="preserve">Apache </w:t>
      </w:r>
      <w:proofErr w:type="spellStart"/>
      <w:r w:rsidRPr="003133EA">
        <w:rPr>
          <w:rFonts w:asciiTheme="minorBidi" w:hAnsiTheme="minorBidi"/>
          <w:sz w:val="32"/>
          <w:szCs w:val="32"/>
        </w:rPr>
        <w:t>HBase</w:t>
      </w:r>
      <w:proofErr w:type="spellEnd"/>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r w:rsidR="00EE2EAC">
        <w:fldChar w:fldCharType="begin"/>
      </w:r>
      <w:r w:rsidR="00EE2EAC">
        <w:instrText xml:space="preserve"> HYPERLINK "http://hbase.apache.org/" </w:instrText>
      </w:r>
      <w:r w:rsidR="00EE2EAC">
        <w:fldChar w:fldCharType="separate"/>
      </w:r>
      <w:r w:rsidRPr="003133EA">
        <w:rPr>
          <w:rStyle w:val="Hyperlink"/>
          <w:rFonts w:asciiTheme="minorBidi" w:hAnsiTheme="minorBidi"/>
        </w:rPr>
        <w:t>http://hbase.apache.org/</w:t>
      </w:r>
      <w:r w:rsidR="00EE2EAC">
        <w:rPr>
          <w:rStyle w:val="Hyperlink"/>
          <w:rFonts w:asciiTheme="minorBidi" w:hAnsiTheme="minorBidi"/>
        </w:rPr>
        <w:fldChar w:fldCharType="end"/>
      </w:r>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proofErr w:type="spellStart"/>
      <w:r w:rsidRPr="003133EA">
        <w:rPr>
          <w:rFonts w:asciiTheme="minorBidi" w:hAnsiTheme="minorBidi"/>
          <w:sz w:val="32"/>
          <w:szCs w:val="32"/>
        </w:rPr>
        <w:t>PDFMiner</w:t>
      </w:r>
      <w:proofErr w:type="spellEnd"/>
      <w:r w:rsidRPr="003133EA">
        <w:rPr>
          <w:rFonts w:asciiTheme="minorBidi" w:hAnsiTheme="minorBidi"/>
          <w:sz w:val="32"/>
          <w:szCs w:val="32"/>
        </w:rPr>
        <w:t xml:space="preserve">, Yusuke </w:t>
      </w:r>
      <w:proofErr w:type="spellStart"/>
      <w:r w:rsidRPr="003133EA">
        <w:rPr>
          <w:rFonts w:asciiTheme="minorBidi" w:hAnsiTheme="minorBidi"/>
          <w:sz w:val="32"/>
          <w:szCs w:val="32"/>
        </w:rPr>
        <w:t>Shinyama</w:t>
      </w:r>
      <w:proofErr w:type="spellEnd"/>
      <w:r w:rsidRPr="003133EA">
        <w:rPr>
          <w:rFonts w:asciiTheme="minorBidi" w:hAnsiTheme="minorBidi"/>
          <w:sz w:val="32"/>
          <w:szCs w:val="32"/>
        </w:rPr>
        <w:t xml:space="preserve">. 2013.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r w:rsidR="00EE2EAC">
        <w:fldChar w:fldCharType="begin"/>
      </w:r>
      <w:r w:rsidR="00EE2EAC">
        <w:instrText xml:space="preserve"> HYPERLINK "http://www.unixuser.org/~euske/python/pdfminer/" </w:instrText>
      </w:r>
      <w:r w:rsidR="00EE2EAC">
        <w:fldChar w:fldCharType="separate"/>
      </w:r>
      <w:r w:rsidRPr="003133EA">
        <w:rPr>
          <w:rStyle w:val="Hyperlink"/>
          <w:rFonts w:asciiTheme="minorBidi" w:hAnsiTheme="minorBidi"/>
        </w:rPr>
        <w:t>http://www.unixuser.org/~euske/python/pdfminer/</w:t>
      </w:r>
      <w:r w:rsidR="00EE2EAC">
        <w:rPr>
          <w:rStyle w:val="Hyperlink"/>
          <w:rFonts w:asciiTheme="minorBidi" w:hAnsiTheme="minorBidi"/>
        </w:rPr>
        <w:fldChar w:fldCharType="end"/>
      </w:r>
      <w:r w:rsidRPr="003133EA">
        <w:rPr>
          <w:rFonts w:asciiTheme="minorBidi" w:hAnsiTheme="minorBidi"/>
          <w:sz w:val="32"/>
          <w:szCs w:val="32"/>
        </w:rPr>
        <w:t xml:space="preserve"> [2016, October 18] </w:t>
      </w:r>
    </w:p>
    <w:p w:rsidR="00200793" w:rsidRPr="00200793" w:rsidRDefault="00200793" w:rsidP="00200793">
      <w:pPr>
        <w:spacing w:line="256" w:lineRule="auto"/>
        <w:rPr>
          <w:rFonts w:ascii="TH SarabunPSK" w:hAnsi="TH SarabunPSK" w:cs="TH SarabunPSK"/>
          <w:b/>
          <w:bCs/>
          <w:sz w:val="32"/>
          <w:szCs w:val="32"/>
          <w:cs/>
        </w:rPr>
      </w:pPr>
    </w:p>
    <w:sectPr w:rsidR="00200793" w:rsidRPr="00200793" w:rsidSect="00065038">
      <w:headerReference w:type="default" r:id="rId26"/>
      <w:pgSz w:w="11906" w:h="16838"/>
      <w:pgMar w:top="1440" w:right="1440" w:bottom="1440" w:left="1440" w:header="708" w:footer="708" w:gutter="0"/>
      <w:pgNumType w:start="1"/>
      <w:cols w:space="708"/>
      <w:docGrid w:linePitch="360"/>
      <w:sectPrChange w:id="31" w:author="อารียา ทัตตินาพานิช" w:date="2016-11-14T03:53:00Z">
        <w:sectPr w:rsidR="00200793" w:rsidRPr="00200793" w:rsidSect="00065038">
          <w:pgMar w:top="1440" w:right="1440" w:bottom="1440" w:left="1440" w:header="708" w:footer="708"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330" w:rsidRDefault="00990330" w:rsidP="00264A25">
      <w:pPr>
        <w:spacing w:after="0" w:line="240" w:lineRule="auto"/>
      </w:pPr>
      <w:r>
        <w:separator/>
      </w:r>
    </w:p>
  </w:endnote>
  <w:endnote w:type="continuationSeparator" w:id="0">
    <w:p w:rsidR="00990330" w:rsidRDefault="00990330"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330" w:rsidRDefault="00990330" w:rsidP="00264A25">
      <w:pPr>
        <w:spacing w:after="0" w:line="240" w:lineRule="auto"/>
      </w:pPr>
      <w:r>
        <w:separator/>
      </w:r>
    </w:p>
  </w:footnote>
  <w:footnote w:type="continuationSeparator" w:id="0">
    <w:p w:rsidR="00990330" w:rsidRDefault="00990330"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5" w:author="อารียา ทัตตินาพานิช" w:date="2016-11-14T03:57:00Z"/>
  <w:sdt>
    <w:sdtPr>
      <w:rPr>
        <w:color w:val="7F7F7F" w:themeColor="background1" w:themeShade="7F"/>
        <w:spacing w:val="60"/>
      </w:rPr>
      <w:id w:val="-840226165"/>
      <w:docPartObj>
        <w:docPartGallery w:val="Page Numbers (Top of Page)"/>
        <w:docPartUnique/>
      </w:docPartObj>
    </w:sdtPr>
    <w:sdtEndPr>
      <w:rPr>
        <w:b/>
        <w:bCs/>
        <w:noProof/>
        <w:color w:val="auto"/>
        <w:spacing w:val="0"/>
      </w:rPr>
    </w:sdtEndPr>
    <w:sdtContent>
      <w:customXmlInsRangeEnd w:id="25"/>
      <w:p w:rsidR="00065038" w:rsidRPr="00065038" w:rsidRDefault="00065038">
        <w:pPr>
          <w:pStyle w:val="Header"/>
          <w:pBdr>
            <w:bottom w:val="single" w:sz="4" w:space="1" w:color="D9D9D9" w:themeColor="background1" w:themeShade="D9"/>
          </w:pBdr>
          <w:jc w:val="right"/>
          <w:rPr>
            <w:b/>
            <w:bCs/>
            <w:rPrChange w:id="26" w:author="อารียา ทัตตินาพานิช" w:date="2016-11-14T03:58:00Z">
              <w:rPr>
                <w:lang w:eastAsia="ja-JP"/>
              </w:rPr>
            </w:rPrChange>
          </w:rPr>
          <w:pPrChange w:id="27" w:author="อารียา ทัตตินาพานิช" w:date="2016-11-14T03:58:00Z">
            <w:pPr>
              <w:pStyle w:val="Header"/>
            </w:pPr>
          </w:pPrChange>
        </w:pPr>
        <w:ins w:id="28" w:author="อารียา ทัตตินาพานิช" w:date="2016-11-14T03:57:00Z">
          <w:r>
            <w:rPr>
              <w:color w:val="7F7F7F" w:themeColor="background1" w:themeShade="7F"/>
              <w:spacing w:val="60"/>
            </w:rPr>
            <w:t>Page</w:t>
          </w:r>
          <w:r>
            <w:t xml:space="preserve"> | </w:t>
          </w:r>
          <w:r>
            <w:fldChar w:fldCharType="begin"/>
          </w:r>
          <w:r>
            <w:instrText xml:space="preserve"> PAGE   \* MERGEFORMAT </w:instrText>
          </w:r>
          <w:r>
            <w:fldChar w:fldCharType="separate"/>
          </w:r>
        </w:ins>
        <w:r w:rsidR="00201404" w:rsidRPr="00201404">
          <w:rPr>
            <w:b/>
            <w:bCs/>
            <w:noProof/>
          </w:rPr>
          <w:t>29</w:t>
        </w:r>
        <w:ins w:id="29" w:author="อารียา ทัตตินาพานิช" w:date="2016-11-14T03:57:00Z">
          <w:r>
            <w:rPr>
              <w:b/>
              <w:bCs/>
              <w:noProof/>
            </w:rPr>
            <w:fldChar w:fldCharType="end"/>
          </w:r>
        </w:ins>
      </w:p>
      <w:customXmlInsRangeStart w:id="30" w:author="อารียา ทัตตินาพานิช" w:date="2016-11-14T03:57:00Z"/>
    </w:sdtContent>
  </w:sdt>
  <w:customXmlInsRangeEnd w:id="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อารียา ทัตตินาพานิช">
    <w15:presenceInfo w15:providerId="Windows Live" w15:userId="3d94b30568177519"/>
  </w15:person>
  <w15:person w15:author="Intouch Sangkrajang">
    <w15:presenceInfo w15:providerId="Windows Live" w15:userId="f281d7421877a2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464C8"/>
    <w:rsid w:val="00056198"/>
    <w:rsid w:val="00065038"/>
    <w:rsid w:val="00140918"/>
    <w:rsid w:val="001664C2"/>
    <w:rsid w:val="00200793"/>
    <w:rsid w:val="00201404"/>
    <w:rsid w:val="00250070"/>
    <w:rsid w:val="00264A25"/>
    <w:rsid w:val="002E48F7"/>
    <w:rsid w:val="00303FFB"/>
    <w:rsid w:val="00333C81"/>
    <w:rsid w:val="00343A9B"/>
    <w:rsid w:val="003765A2"/>
    <w:rsid w:val="003D2F3F"/>
    <w:rsid w:val="003E0E06"/>
    <w:rsid w:val="003E67D1"/>
    <w:rsid w:val="00425989"/>
    <w:rsid w:val="004834F1"/>
    <w:rsid w:val="00541C6A"/>
    <w:rsid w:val="00572CCC"/>
    <w:rsid w:val="005A619B"/>
    <w:rsid w:val="0061791B"/>
    <w:rsid w:val="006301F9"/>
    <w:rsid w:val="006A1914"/>
    <w:rsid w:val="007802AB"/>
    <w:rsid w:val="00817025"/>
    <w:rsid w:val="00883EBE"/>
    <w:rsid w:val="00895D9A"/>
    <w:rsid w:val="008C5A16"/>
    <w:rsid w:val="00921F82"/>
    <w:rsid w:val="00930B1D"/>
    <w:rsid w:val="00990330"/>
    <w:rsid w:val="009A449F"/>
    <w:rsid w:val="009C1E47"/>
    <w:rsid w:val="009E4F43"/>
    <w:rsid w:val="00A3120A"/>
    <w:rsid w:val="00A95BFE"/>
    <w:rsid w:val="00A964B6"/>
    <w:rsid w:val="00AD0809"/>
    <w:rsid w:val="00AD5E28"/>
    <w:rsid w:val="00C327C1"/>
    <w:rsid w:val="00CF11C6"/>
    <w:rsid w:val="00D80ACC"/>
    <w:rsid w:val="00D90A08"/>
    <w:rsid w:val="00DB585A"/>
    <w:rsid w:val="00DD037A"/>
    <w:rsid w:val="00EB1D2C"/>
    <w:rsid w:val="00EB6651"/>
    <w:rsid w:val="00EE039E"/>
    <w:rsid w:val="00EE2EAC"/>
    <w:rsid w:val="00F64975"/>
    <w:rsid w:val="00F825B7"/>
    <w:rsid w:val="00FA6CA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 w:type="table" w:styleId="TableGrid">
    <w:name w:val="Table Grid"/>
    <w:basedOn w:val="TableNormal"/>
    <w:uiPriority w:val="39"/>
    <w:rsid w:val="007802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585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DB585A"/>
    <w:rPr>
      <w:rFonts w:ascii="Segoe UI" w:hAnsi="Segoe UI" w:cs="Angsana New"/>
      <w:sz w:val="18"/>
      <w:szCs w:val="22"/>
    </w:rPr>
  </w:style>
  <w:style w:type="character" w:styleId="CommentReference">
    <w:name w:val="annotation reference"/>
    <w:basedOn w:val="DefaultParagraphFont"/>
    <w:uiPriority w:val="99"/>
    <w:semiHidden/>
    <w:unhideWhenUsed/>
    <w:rsid w:val="00DB585A"/>
    <w:rPr>
      <w:sz w:val="16"/>
      <w:szCs w:val="16"/>
    </w:rPr>
  </w:style>
  <w:style w:type="paragraph" w:styleId="CommentText">
    <w:name w:val="annotation text"/>
    <w:basedOn w:val="Normal"/>
    <w:link w:val="CommentTextChar"/>
    <w:uiPriority w:val="99"/>
    <w:semiHidden/>
    <w:unhideWhenUsed/>
    <w:rsid w:val="00DB585A"/>
    <w:pPr>
      <w:spacing w:line="240" w:lineRule="auto"/>
    </w:pPr>
    <w:rPr>
      <w:sz w:val="20"/>
      <w:szCs w:val="25"/>
    </w:rPr>
  </w:style>
  <w:style w:type="character" w:customStyle="1" w:styleId="CommentTextChar">
    <w:name w:val="Comment Text Char"/>
    <w:basedOn w:val="DefaultParagraphFont"/>
    <w:link w:val="CommentText"/>
    <w:uiPriority w:val="99"/>
    <w:semiHidden/>
    <w:rsid w:val="00DB585A"/>
    <w:rPr>
      <w:sz w:val="20"/>
      <w:szCs w:val="25"/>
    </w:rPr>
  </w:style>
  <w:style w:type="paragraph" w:styleId="CommentSubject">
    <w:name w:val="annotation subject"/>
    <w:basedOn w:val="CommentText"/>
    <w:next w:val="CommentText"/>
    <w:link w:val="CommentSubjectChar"/>
    <w:uiPriority w:val="99"/>
    <w:semiHidden/>
    <w:unhideWhenUsed/>
    <w:rsid w:val="00DB585A"/>
    <w:rPr>
      <w:b/>
      <w:bCs/>
    </w:rPr>
  </w:style>
  <w:style w:type="character" w:customStyle="1" w:styleId="CommentSubjectChar">
    <w:name w:val="Comment Subject Char"/>
    <w:basedOn w:val="CommentTextChar"/>
    <w:link w:val="CommentSubject"/>
    <w:uiPriority w:val="99"/>
    <w:semiHidden/>
    <w:rsid w:val="00DB585A"/>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arkzaki@hot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6388-6A4A-4DD4-8484-F2D5C22EA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30</Pages>
  <Words>4955</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Intouch Sangkrajang</cp:lastModifiedBy>
  <cp:revision>5</cp:revision>
  <dcterms:created xsi:type="dcterms:W3CDTF">2016-11-13T20:42:00Z</dcterms:created>
  <dcterms:modified xsi:type="dcterms:W3CDTF">2016-11-14T07:39:00Z</dcterms:modified>
</cp:coreProperties>
</file>