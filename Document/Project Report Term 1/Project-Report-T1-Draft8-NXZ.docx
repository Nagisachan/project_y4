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F82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</w:t>
      </w:r>
    </w:p>
    <w:p w:rsidR="00A95BFE" w:rsidRPr="006B49C3" w:rsidRDefault="00A964B6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2559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03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นายศุภณัฐ ทัตตินาพานิช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ณัฐ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56070501053, </w:t>
      </w:r>
      <w:hyperlink r:id="rId8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zarkzaki@hotmail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นายอินทัช แสงกระจ่าง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อาร์ต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56070501068, </w:t>
      </w:r>
      <w:hyperlink r:id="rId9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artkrub7@gmail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ที่ปรึกษาโครงงาน รศ.ดร. ธีรณี อจลากุล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วันที่ – </w:t>
      </w:r>
      <w:r w:rsidRPr="006B49C3">
        <w:rPr>
          <w:rFonts w:ascii="TH SarabunPSK" w:hAnsi="TH SarabunPSK" w:cs="TH SarabunPSK"/>
          <w:sz w:val="32"/>
          <w:szCs w:val="32"/>
        </w:rPr>
        <w:t xml:space="preserve">18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6B49C3">
        <w:rPr>
          <w:rFonts w:ascii="TH SarabunPSK" w:hAnsi="TH SarabunPSK" w:cs="TH SarabunPSK"/>
          <w:sz w:val="32"/>
          <w:szCs w:val="32"/>
        </w:rPr>
        <w:t>25</w:t>
      </w:r>
      <w:r w:rsidRPr="006B49C3">
        <w:rPr>
          <w:rFonts w:ascii="TH SarabunPSK" w:hAnsi="TH SarabunPSK" w:cs="TH SarabunPSK"/>
          <w:sz w:val="32"/>
          <w:szCs w:val="32"/>
          <w:cs/>
        </w:rPr>
        <w:t>59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jc w:val="center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sz w:val="32"/>
          <w:szCs w:val="32"/>
        </w:rPr>
        <w:t>___________________________________________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ข้าพเจ้าได้อ่านรายงานและตรวจเนื้อหาของรายงานเรียบร้อยแล้ว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65038" w:rsidRPr="006B49C3" w:rsidRDefault="00065038" w:rsidP="00264A25">
      <w:pPr>
        <w:pStyle w:val="Heading1"/>
        <w:rPr>
          <w:ins w:id="0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065038" w:rsidRPr="006B49C3" w:rsidRDefault="00065038" w:rsidP="00264A25">
      <w:pPr>
        <w:pStyle w:val="Heading1"/>
        <w:rPr>
          <w:ins w:id="1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type w:val="continuous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95BFE" w:rsidRPr="006B49C3" w:rsidRDefault="00250070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</w:rPr>
        <w:lastRenderedPageBreak/>
        <w:t>Abstract</w:t>
      </w:r>
    </w:p>
    <w:p w:rsidR="00DD037A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The education is an important part of improving Thai citizens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’ </w:t>
      </w:r>
      <w:r w:rsidRPr="006B49C3">
        <w:rPr>
          <w:rFonts w:ascii="TH SarabunPSK" w:hAnsi="TH SarabunPSK" w:cs="TH SarabunPSK"/>
          <w:sz w:val="32"/>
          <w:szCs w:val="32"/>
        </w:rPr>
        <w:t>quality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 It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>’</w:t>
      </w:r>
      <w:r w:rsidR="00F825B7" w:rsidRPr="006B49C3">
        <w:rPr>
          <w:rFonts w:ascii="TH SarabunPSK" w:hAnsi="TH SarabunPSK" w:cs="TH SarabunPSK"/>
          <w:sz w:val="32"/>
          <w:szCs w:val="32"/>
        </w:rPr>
        <w:t>s a main tool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825B7" w:rsidRPr="006B49C3">
        <w:rPr>
          <w:rFonts w:ascii="TH SarabunPSK" w:hAnsi="TH SarabunPSK" w:cs="TH SarabunPSK"/>
          <w:sz w:val="32"/>
          <w:szCs w:val="32"/>
        </w:rPr>
        <w:t>for creating creativity to a children for a sustainable country improvement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In Thailand, Thai government </w:t>
      </w:r>
      <w:r w:rsidR="006A1914" w:rsidRPr="006B49C3">
        <w:rPr>
          <w:rFonts w:ascii="TH SarabunPSK" w:hAnsi="TH SarabunPSK" w:cs="TH SarabunPSK"/>
          <w:sz w:val="32"/>
          <w:szCs w:val="32"/>
        </w:rPr>
        <w:t>gives funds for researching in improving an education in school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1914" w:rsidRPr="006B49C3">
        <w:rPr>
          <w:rFonts w:ascii="TH SarabunPSK" w:hAnsi="TH SarabunPSK" w:cs="TH SarabunPSK"/>
          <w:sz w:val="32"/>
          <w:szCs w:val="32"/>
        </w:rPr>
        <w:t>and the research data are stored in digital document files such as PDF files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The contents are about statistic, teaching techniques, experimenting results and so on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By the way, these files are not publicly published and cannot be searched due to their file type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 xml:space="preserve">So, if we created a knowledge sharing platform that can be used widely </w:t>
      </w:r>
      <w:r w:rsidR="00CF11C6" w:rsidRPr="006B49C3">
        <w:rPr>
          <w:rFonts w:ascii="TH SarabunPSK" w:hAnsi="TH SarabunPSK" w:cs="TH SarabunPSK"/>
          <w:sz w:val="32"/>
          <w:szCs w:val="32"/>
        </w:rPr>
        <w:t xml:space="preserve">would be so helpful on making low quality schools </w:t>
      </w:r>
      <w:r w:rsidR="00895D9A" w:rsidRPr="006B49C3">
        <w:rPr>
          <w:rFonts w:ascii="TH SarabunPSK" w:hAnsi="TH SarabunPSK" w:cs="TH SarabunPSK"/>
          <w:sz w:val="32"/>
          <w:szCs w:val="32"/>
        </w:rPr>
        <w:t>performing better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895D9A" w:rsidRPr="006B49C3">
        <w:rPr>
          <w:rFonts w:ascii="TH SarabunPSK" w:hAnsi="TH SarabunPSK" w:cs="TH SarabunPSK"/>
          <w:sz w:val="32"/>
          <w:szCs w:val="32"/>
        </w:rPr>
        <w:t>This project provides a technology for collecting, analyzing, categorizing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5D9A" w:rsidRPr="006B49C3">
        <w:rPr>
          <w:rFonts w:ascii="TH SarabunPSK" w:hAnsi="TH SarabunPSK" w:cs="TH SarabunPSK"/>
          <w:sz w:val="32"/>
          <w:szCs w:val="32"/>
        </w:rPr>
        <w:t>and extracting important parts of documents to make them searchable and be useful for educational society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895D9A" w:rsidRPr="006B49C3" w:rsidRDefault="00895D9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</w:rPr>
        <w:t xml:space="preserve">But, documents that stored in PDF format or text files are chunks of data that have no structure 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). </w:t>
      </w:r>
      <w:r w:rsidRPr="006B49C3">
        <w:rPr>
          <w:rFonts w:ascii="TH SarabunPSK" w:hAnsi="TH SarabunPSK" w:cs="TH SarabunPSK"/>
          <w:sz w:val="32"/>
          <w:szCs w:val="32"/>
        </w:rPr>
        <w:t>Therefore, these files cannot be analyzed by an ordinary software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So we decide to make an automatic document categorize system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by using machine learning and text mining techniques to put each part of documents into groups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541C6A" w:rsidRPr="006B49C3">
        <w:rPr>
          <w:rFonts w:ascii="TH SarabunPSK" w:hAnsi="TH SarabunPSK" w:cs="TH SarabunPSK"/>
          <w:sz w:val="32"/>
          <w:szCs w:val="32"/>
        </w:rPr>
        <w:t xml:space="preserve"> By using machines to categorize documents, we will be able to handle and categorize lots of documents from schools in Thailand</w:t>
      </w:r>
      <w:r w:rsidR="00541C6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DD037A" w:rsidRPr="006B49C3" w:rsidRDefault="00541C6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In the first step of development, we need experts to read and tag cores of some documents into categories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step will make a training data for system and the system will learn from this training data and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create a machine learning model that learned about keywords for each category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Then the system will automatically tags each part of contents of documents that has been ingested into them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machine learning system will reduce workload of humans a lot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Then we will create a web application that can search contents that are about a user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’</w:t>
      </w:r>
      <w:r w:rsidR="00333C81" w:rsidRPr="006B49C3">
        <w:rPr>
          <w:rFonts w:ascii="TH SarabunPSK" w:hAnsi="TH SarabunPSK" w:cs="TH SarabunPSK"/>
          <w:sz w:val="32"/>
          <w:szCs w:val="32"/>
        </w:rPr>
        <w:t>s searching keyword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A user can read an important part of each document and can download a document from a web for more details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6B49C3" w:rsidRPr="006B49C3" w:rsidRDefault="001F4A3A">
      <w:pPr>
        <w:rPr>
          <w:rFonts w:ascii="TH SarabunPSK" w:eastAsiaTheme="majorEastAsia" w:hAnsi="TH SarabunPSK" w:cs="TH SarabunPSK" w:hint="cs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s/>
        </w:rPr>
        <w:tab/>
      </w:r>
      <w:r w:rsidR="006877B6">
        <w:rPr>
          <w:rFonts w:ascii="TH SarabunPSK" w:hAnsi="TH SarabunPSK" w:cs="TH SarabunPSK"/>
          <w:sz w:val="32"/>
          <w:szCs w:val="32"/>
        </w:rPr>
        <w:t xml:space="preserve">For this project, we have a coordination with </w:t>
      </w:r>
      <w:r w:rsidR="006877B6" w:rsidRPr="006877B6">
        <w:rPr>
          <w:rFonts w:ascii="TH SarabunPSK" w:hAnsi="TH SarabunPSK" w:cs="TH SarabunPSK"/>
          <w:sz w:val="32"/>
          <w:szCs w:val="32"/>
        </w:rPr>
        <w:t>Sodsri – Saritwong Foundation</w:t>
      </w:r>
      <w:r w:rsidR="006877B6">
        <w:rPr>
          <w:rFonts w:ascii="TH SarabunPSK" w:hAnsi="TH SarabunPSK" w:cs="TH SarabunPSK"/>
        </w:rPr>
        <w:t xml:space="preserve">. </w:t>
      </w:r>
      <w:r w:rsidR="006877B6">
        <w:rPr>
          <w:rFonts w:ascii="TH SarabunPSK" w:hAnsi="TH SarabunPSK" w:cs="TH SarabunPSK"/>
          <w:sz w:val="32"/>
          <w:szCs w:val="32"/>
        </w:rPr>
        <w:t>They provides documents required for machine training and experts for tagging paragraphs in documents.</w:t>
      </w:r>
      <w:r w:rsidR="006B49C3" w:rsidRPr="006B49C3">
        <w:rPr>
          <w:rFonts w:ascii="TH SarabunPSK" w:hAnsi="TH SarabunPSK" w:cs="TH SarabunPSK"/>
          <w:cs/>
        </w:rPr>
        <w:br w:type="page"/>
      </w:r>
    </w:p>
    <w:p w:rsidR="00DD037A" w:rsidRPr="006B49C3" w:rsidRDefault="00DD037A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cs/>
        </w:rPr>
        <w:lastRenderedPageBreak/>
        <w:t>บทคัดย่อ</w:t>
      </w:r>
    </w:p>
    <w:p w:rsidR="00333C81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การศึกษา ถือเป็นรากฐานที่สำคัญในการพัฒนาทรัพยากรมนุษย์ เปรียบเสมือนเครื่องมือหลักในการช่วยพัฒนาตั้งแต่การวางรากฐาน ศักยภาพ และขีดความสามารถ จนก่อให้เกิดเป็นพลังสร้างสรรค์ในการพัฒนาประเทศอย่างยั่งยืน ในประเทศไทยรัฐบาลมีการให้ทุนสนับสนุนเพื่อการศึกษาค้นคว้า ทดลองหาวิธีการต่างๆ ที่จะช่วยเพิ่มประสิทธิภาพทั้งการสอนของคุณครู และการเรียนของเด็กนักเรียนให้สูงขึ้น โดยผลที่ได้จากการวิจัยหรือทดลองนี้ จะถูกเขียนออกมาเป็นรูปเล่มรายงานและเก็บในรูปแบบของไฟล์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ที่ประกอบไปด้วย รายงานสำหรับผู้บริหารที่แสดงถึงตัวเลขสถิติต่างๆของการทดลอง และรายงานสำหรับการเรียนการสอน ที่อธิบายรายละเอียดแนวทางการเรียนการสอนเช่น เทคนิคการสอน การดึงความสนใจของนักเรียนในเรื่องต่างๆ หรือการนำสื่อการเรียนการสอนมาใช้ให้เป็นประโยชน์ เป็นต้น อย่างไรก็ตาม เอกสารรายงานเหล่านี้ไม่ได้มีการเผยแพร่ในวงกว้าง และถูกเก็บในรูปแบบไฟล์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ที่ไม่สามารถสืบค้นได้ จึงไม่สามารถถูกนำมาใช้ประโยชน์ได้อย่างเต็มที่ การสร้าง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สำหรับคุณครู ผู้ปกครอง และผู้บริหาร ที่สามารถสืบค้นหาข้อมูลได้อย่างสะดวกจึงเป็นเรื่องจำเป็นเพื่อสร้างให้เกิดความเท่าเทียมของโรงเรียนในระดับประถมศึกษาและมัธยมศึกษาในพื้นที่ต่างๆ ดังนั้นข้อเสนอโครงการฉบับนี้จึงเสนอแนวคิดในการใช้เทคโนโลยีเพื่อรวบรวม คัดกรอง จัดหมวดหมู่ รวมถึงสกัดเนื้อหาส่วนที่สำคัญจากเอกสารอิเล็กทรอนิกส์ เพื่อให้เอกสารการทดลองด้านนวัตกรรมการเรียนการสอนสามารถถูกนำไปใช้ประโยชน์ และสร้างให้เกิดสังคมของการการแลกเปลี่ยนเรียนรู้ของคุณครูและผู้ปกครองได้</w:t>
      </w:r>
    </w:p>
    <w:p w:rsidR="00333C81" w:rsidRPr="006B49C3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ทั้งนี้ ข้อมูลที่อยู่ในไฟล์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>นั้นเป็นข้อมูลขนาดใหญ่ที่ไม่มีโครงสร้าง (</w:t>
      </w:r>
      <w:r w:rsidRPr="006B49C3">
        <w:rPr>
          <w:rFonts w:ascii="TH SarabunPSK" w:hAnsi="TH SarabunPSK" w:cs="TH SarabunPSK"/>
          <w:sz w:val="32"/>
          <w:szCs w:val="32"/>
        </w:rPr>
        <w:t>Schemaless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ไม่สามารถนำมาประมวลผลเพื่อวิเคราะห์ด้วยซอฟท์แวร์ทั่วๆไปได้ จึงจำเป็นต้องมีการพัฒนาระบบจัดหมวดหมู่องค์ความรู้แบบอัตโนมัติขึ้น โดนอาศัยเทคโนโลยีทางด้านการประมวลผลข้อมูล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</w:rPr>
        <w:t xml:space="preserve">Text Mining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และเทคโนโลยีทางด้าน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เข้ามาช่วยเพื่อให้สามารถใช้งานกับรายงานจำนวนมากจากทั่วประเทศได้อย่างมีประสิทธิผล</w:t>
      </w:r>
    </w:p>
    <w:p w:rsidR="00DD037A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ในการพัฒนาระบบในระยะเริ่มต้นนั้น จะมีคุณครูอาสาสมัครเข้ามาช่วยอ่านและทำการระบุข้อความส่วนที่เป็นเนื้อหาใจความสำคัญของรายงานนั้นๆ  และสร้าง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เพื่อบ่งบอกหัวเรื่องของเนื้อหา เพื่อใช้สำหรับการจัดหมวดหมู่ โดยคุณครูจะช่วยวิเคราะห์รายงานเพียงส่วนน้อยเท่านั้น หลังจากนั้นเนื้อหาและ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ที่คุณครูสร้างขึ้นจะถูกนำมาพัฒนา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จะถูกสอนให้เรียนรู้คำต่างๆที่เกี่ยวข้องกับ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ที่อยู่ในรายงาน เมื่อมีรายงานเล่มใหม่เข้ามาในระบบ ระบบจะทำการวิเคราะห์เนื้อหาและสามารถแสดงส่วนที่เป็นใจความสำคัญ รวมถึงจัดประเภทหมวดหมู่ของรายงานได้โดยอัตโนมัติ  ซึ่งวิธีนี้ช่วยให้ประหยัดทั้งเวลาและจำนวนทรัพยากรบุคคลเป็นอย่างมาก เมื่อผู้ใช้งานเข้ามาใช้ระบบนี้ จะสามารถสืบหาข้อมูลที่เกี่ยวข้องกับการพัฒนาการเรียนการสอน ด้วยการใส่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>จะให้ผลลัพธ์ออกมาเป็นข้อความที่เกี่ยวข้องพร้อมทั้งแนบลิงค์สำหรับดาวน์โหลดเอกสาร ผู้ใช้งานสามารถอ่านสรุป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>ใจความสำคัญที่ระบบแสดงก่อน และหากตรงกับความสนใจสามารถดาวน์โหลดรายงานทั้งเล่มไปเพื่อศึกษารายละเอียดต่อไป</w:t>
      </w:r>
    </w:p>
    <w:p w:rsidR="001F4A3A" w:rsidRPr="001F4A3A" w:rsidRDefault="001F4A3A" w:rsidP="006B49C3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โดยการดำเนินงานของ</w:t>
      </w:r>
      <w:r w:rsidRPr="001F4A3A">
        <w:rPr>
          <w:rFonts w:ascii="TH SarabunPSK" w:hAnsi="TH SarabunPSK" w:cs="TH SarabunPSK" w:hint="cs"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ทางกลุ่มได้รับความร่วมมือจากทางมูลนิธิสดศรี-สฤษดิ์วงศ์ ในการให้ทรัพยากรต่างๆ ที่ช่วยให้ทางกลุ่มสามารถดำเนินงานไปได้อย่างราบรื่น ทั้งทางด้านเอกสารต่างๆ ที่ใช้ในโครงการนี้ และทางด้านทรัพยากรบุคคลที่มาช่วยในการระบุ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>ในข้อความต่างๆ ในเอกสาร</w:t>
      </w:r>
    </w:p>
    <w:p w:rsidR="005A619B" w:rsidRPr="006B49C3" w:rsidRDefault="005A619B" w:rsidP="005A619B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ผู้เสนอโครงการหวังว่าระบบดังกล่าวจะเป็นอีกหนึ่งแหล่งรวบรวมข้อมูลองค์ความรู้ที่จะช่วยให้คุณครูสามารถศึกษาค้นคว้าเพื่อพัฒนาการเรียนการสอนและช่วยผลักดันให้การศึกษาในประเทศไทยสามารถพัฒนาก้าวหน้าไปได้อีกขั้น</w:t>
      </w:r>
    </w:p>
    <w:p w:rsidR="00333C81" w:rsidDel="0073240D" w:rsidRDefault="00333C81">
      <w:pPr>
        <w:jc w:val="center"/>
        <w:rPr>
          <w:del w:id="2" w:author="Intouch Sangkrajang" w:date="2016-11-14T14:09:00Z"/>
          <w:rFonts w:ascii="TH SarabunPSK" w:hAnsi="TH SarabunPSK" w:cs="TH SarabunPSK"/>
        </w:rPr>
        <w:pPrChange w:id="3" w:author="Suraphat Saengsiri" w:date="2016-11-14T17:57:00Z">
          <w:pPr>
            <w:pStyle w:val="Heading1"/>
          </w:pPr>
        </w:pPrChange>
      </w:pPr>
    </w:p>
    <w:p w:rsidR="0073240D" w:rsidRDefault="0073240D" w:rsidP="00333C81">
      <w:pPr>
        <w:spacing w:after="0"/>
        <w:ind w:firstLine="720"/>
        <w:rPr>
          <w:ins w:id="4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5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6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7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8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9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0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1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2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3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4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5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6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7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8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19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0" w:author="Intouch Sangkrajang" w:date="2016-11-14T18:08:00Z"/>
          <w:rFonts w:ascii="TH SarabunPSK" w:hAnsi="TH SarabunPSK" w:cs="TH SarabunPSK"/>
          <w:sz w:val="32"/>
          <w:szCs w:val="32"/>
        </w:rPr>
      </w:pPr>
    </w:p>
    <w:p w:rsidR="0073240D" w:rsidRDefault="0073240D" w:rsidP="00333C81">
      <w:pPr>
        <w:spacing w:after="0"/>
        <w:ind w:firstLine="720"/>
        <w:rPr>
          <w:ins w:id="21" w:author="Intouch Sangkrajang" w:date="2016-11-14T18:08:00Z"/>
          <w:rFonts w:ascii="TH SarabunPSK" w:hAnsi="TH SarabunPSK" w:cs="TH SarabunPSK"/>
          <w:sz w:val="32"/>
          <w:szCs w:val="32"/>
        </w:rPr>
      </w:pPr>
    </w:p>
    <w:p w:rsidR="006877B6" w:rsidRDefault="006877B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73240D" w:rsidRPr="006B49C3" w:rsidRDefault="0073240D" w:rsidP="006877B6">
      <w:pPr>
        <w:spacing w:after="0"/>
        <w:rPr>
          <w:ins w:id="22" w:author="Intouch Sangkrajang" w:date="2016-11-14T18:08:00Z"/>
          <w:rFonts w:ascii="TH SarabunPSK" w:hAnsi="TH SarabunPSK" w:cs="TH SarabunPSK"/>
          <w:sz w:val="32"/>
          <w:szCs w:val="32"/>
        </w:rPr>
      </w:pPr>
    </w:p>
    <w:p w:rsidR="00333C81" w:rsidRPr="006B49C3" w:rsidDel="00930B1D" w:rsidRDefault="00333C81" w:rsidP="00333C81">
      <w:pPr>
        <w:spacing w:after="0"/>
        <w:ind w:firstLine="720"/>
        <w:rPr>
          <w:del w:id="23" w:author="Intouch Sangkrajang" w:date="2016-11-14T14:09:00Z"/>
          <w:rFonts w:ascii="TH SarabunPSK" w:hAnsi="TH SarabunPSK" w:cs="TH SarabunPSK"/>
          <w:sz w:val="32"/>
          <w:szCs w:val="32"/>
        </w:rPr>
      </w:pPr>
    </w:p>
    <w:p w:rsidR="006B49C3" w:rsidRPr="006B49C3" w:rsidDel="00CF7834" w:rsidRDefault="006B49C3">
      <w:pPr>
        <w:rPr>
          <w:del w:id="24" w:author="Suraphat Saengsiri" w:date="2016-11-14T17:57:00Z"/>
          <w:rFonts w:ascii="TH SarabunPSK" w:eastAsiaTheme="majorEastAsia" w:hAnsi="TH SarabunPSK" w:cs="TH SarabunPSK" w:hint="cs"/>
          <w:b/>
          <w:bCs/>
          <w:color w:val="000000" w:themeColor="text1"/>
          <w:sz w:val="32"/>
          <w:szCs w:val="32"/>
          <w:cs/>
        </w:rPr>
      </w:pPr>
      <w:del w:id="25" w:author="Suraphat Saengsiri" w:date="2016-11-14T17:57:00Z">
        <w:r w:rsidRPr="006B49C3" w:rsidDel="00CF7834">
          <w:rPr>
            <w:rFonts w:ascii="TH SarabunPSK" w:hAnsi="TH SarabunPSK" w:cs="TH SarabunPSK"/>
            <w:cs/>
          </w:rPr>
          <w:br w:type="page"/>
        </w:r>
      </w:del>
    </w:p>
    <w:p w:rsidR="00333C81" w:rsidRPr="00CF7834" w:rsidRDefault="00333C81">
      <w:pPr>
        <w:jc w:val="center"/>
        <w:rPr>
          <w:rFonts w:ascii="TH SarabunPSK" w:hAnsi="TH SarabunPSK" w:cs="TH SarabunPSK"/>
          <w:sz w:val="24"/>
          <w:rPrChange w:id="26" w:author="Suraphat Saengsiri" w:date="2016-11-14T17:57:00Z">
            <w:rPr>
              <w:rFonts w:ascii="TH SarabunPSK" w:hAnsi="TH SarabunPSK" w:cs="TH SarabunPSK"/>
            </w:rPr>
          </w:rPrChange>
        </w:rPr>
        <w:pPrChange w:id="27" w:author="Suraphat Saengsiri" w:date="2016-11-14T17:57:00Z">
          <w:pPr>
            <w:pStyle w:val="Heading1"/>
          </w:pPr>
        </w:pPrChange>
      </w:pPr>
      <w:r w:rsidRPr="00CF7834">
        <w:rPr>
          <w:rFonts w:ascii="TH SarabunPSK" w:hAnsi="TH SarabunPSK" w:cs="TH SarabunPSK"/>
          <w:b/>
          <w:bCs/>
          <w:sz w:val="24"/>
          <w:szCs w:val="32"/>
          <w:cs/>
          <w:rPrChange w:id="28" w:author="Suraphat Saengsiri" w:date="2016-11-14T17:57:00Z">
            <w:rPr>
              <w:rFonts w:ascii="TH SarabunPSK" w:hAnsi="TH SarabunPSK" w:cs="TH SarabunPSK"/>
              <w:b w:val="0"/>
              <w:bCs w:val="0"/>
              <w:cs/>
            </w:rPr>
          </w:rPrChange>
        </w:rPr>
        <w:t>กิตติกรรมประกาศ</w:t>
      </w:r>
    </w:p>
    <w:p w:rsidR="006301F9" w:rsidRPr="006B49C3" w:rsidRDefault="006301F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  <w:pPrChange w:id="29" w:author="Suraphat Saengsiri" w:date="2016-11-14T17:57:00Z">
          <w:pPr>
            <w:spacing w:after="0"/>
            <w:ind w:firstLine="720"/>
          </w:pPr>
        </w:pPrChange>
      </w:pPr>
      <w:r w:rsidRPr="006B49C3">
        <w:rPr>
          <w:rFonts w:ascii="TH SarabunPSK" w:hAnsi="TH SarabunPSK" w:cs="TH SarabunPSK"/>
          <w:sz w:val="32"/>
          <w:szCs w:val="32"/>
          <w:cs/>
        </w:rPr>
        <w:t>การที่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โครงการระบบจัดหมวดหมู่องค์ความรู้แบบอัตโนมัติเพื่อพัฒนาการเรียนการสอนนี้ สามารถดำเนินงานจนสำเร็จ</w:t>
      </w:r>
      <w:r w:rsidRPr="006B49C3">
        <w:rPr>
          <w:rFonts w:ascii="TH SarabunPSK" w:hAnsi="TH SarabunPSK" w:cs="TH SarabunPSK"/>
          <w:sz w:val="32"/>
          <w:szCs w:val="32"/>
          <w:cs/>
        </w:rPr>
        <w:t>ลุล่วงมาถึงขั้นนี้ได้นั้น เป็นเพราะความกรุณาของทางมูลนิธิสดศรี-สฤษดิ์วงศ์ โดยการประสานของของพี่หญิง ผู้ซึ่งให้ความช่วยเหลือทั้งทางด้านเอกสารที่นำมาใช้ คุณครูที่มาช่วยทั้งในด้านการจัดกลุ่มเอกสารและด้านอื่นๆ และยังให้ความช่วยเหลือด้านเงินทุนในการดำเนินโครงการมาด้วย และขอขอบคุณทางสถาบันอาศรมศิลป์ โดยการประสานงานของคุณอภิษฎา ทองสอาด หรือพี่ปุ้ม ที่ช่วยให้คำแนะนำในด้านเอกสาร และให้เอกสารเพิ่มเติมจากทางมูลนิธิสดศรี-สฤษดิ์วงศ์ อีกด้วย ทางกลุ่มจึงขอขอบคุณองค์กรทั้งสองมาไว้ ณ ที่นี้</w:t>
      </w:r>
    </w:p>
    <w:p w:rsidR="006B49C3" w:rsidRP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EB6651" w:rsidRPr="006B49C3" w:rsidRDefault="00EB6651" w:rsidP="00C327C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p w:rsidR="0073240D" w:rsidRPr="000F581F" w:rsidRDefault="0073240D" w:rsidP="0073240D">
      <w:pPr>
        <w:spacing w:after="0"/>
        <w:jc w:val="thaiDistribute"/>
        <w:rPr>
          <w:ins w:id="3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Abstract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</w:t>
        </w:r>
      </w:ins>
    </w:p>
    <w:p w:rsidR="0073240D" w:rsidRDefault="0073240D" w:rsidP="0073240D">
      <w:pPr>
        <w:spacing w:after="0"/>
        <w:jc w:val="thaiDistribute"/>
        <w:rPr>
          <w:ins w:id="3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3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บทคัดย่อ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ข</w:t>
        </w:r>
      </w:ins>
    </w:p>
    <w:p w:rsidR="0073240D" w:rsidRDefault="0073240D" w:rsidP="0073240D">
      <w:pPr>
        <w:spacing w:after="0"/>
        <w:jc w:val="thaiDistribute"/>
        <w:rPr>
          <w:ins w:id="3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35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กิตติกรรมประกาศ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ง</w:t>
        </w:r>
      </w:ins>
    </w:p>
    <w:p w:rsidR="0073240D" w:rsidRDefault="0073240D" w:rsidP="0073240D">
      <w:pPr>
        <w:spacing w:after="0"/>
        <w:jc w:val="thaiDistribute"/>
        <w:rPr>
          <w:ins w:id="3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37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จ</w:t>
        </w:r>
      </w:ins>
    </w:p>
    <w:p w:rsidR="0073240D" w:rsidRDefault="0073240D" w:rsidP="0073240D">
      <w:pPr>
        <w:spacing w:after="0"/>
        <w:jc w:val="thaiDistribute"/>
        <w:rPr>
          <w:ins w:id="3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39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สารบัญรูปภาพ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ins w:id="40" w:author="Intouch Sangkrajang" w:date="2016-11-14T18:09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ช</w:t>
        </w:r>
      </w:ins>
    </w:p>
    <w:p w:rsidR="0073240D" w:rsidRDefault="0073240D" w:rsidP="0073240D">
      <w:pPr>
        <w:spacing w:after="0"/>
        <w:jc w:val="thaiDistribute"/>
        <w:rPr>
          <w:ins w:id="4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2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ins w:id="43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>1</w:t>
        </w:r>
      </w:ins>
    </w:p>
    <w:p w:rsidR="0073240D" w:rsidRPr="0077186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4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5" w:author="Intouch Sangkrajang" w:date="2016-11-14T18:08:00Z"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ที่มาของปัญหาและแนวทางการแก้ไขปัญหา</w:t>
        </w:r>
      </w:ins>
      <w:ins w:id="46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4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48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วัตถุประสงค์</w:t>
        </w:r>
      </w:ins>
      <w:ins w:id="49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5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1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ขอบเขตงานวิจัย</w:t>
        </w:r>
      </w:ins>
      <w:ins w:id="52" w:author="Intouch Sangkrajang" w:date="2016-11-14T18:16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</w:p>
    <w:p w:rsidR="0073240D" w:rsidRDefault="0073240D" w:rsidP="0073240D">
      <w:pPr>
        <w:pStyle w:val="ListParagraph"/>
        <w:numPr>
          <w:ilvl w:val="1"/>
          <w:numId w:val="9"/>
        </w:numPr>
        <w:spacing w:after="0"/>
        <w:jc w:val="thaiDistribute"/>
        <w:rPr>
          <w:ins w:id="5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54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ขั้นตอนการทำงานและระยะเวลาการดำเนินงาน</w:t>
        </w:r>
      </w:ins>
      <w:ins w:id="55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3</w:t>
        </w:r>
      </w:ins>
    </w:p>
    <w:p w:rsidR="0073240D" w:rsidRDefault="0073240D" w:rsidP="0073240D">
      <w:pPr>
        <w:spacing w:after="0"/>
        <w:jc w:val="thaiDistribute"/>
        <w:rPr>
          <w:ins w:id="56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57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 2 ที่มา ทฤษฎีและงานวิจัยที่เกี่ยวข้อง</w:t>
        </w:r>
      </w:ins>
      <w:ins w:id="58" w:author="Intouch Sangkrajang" w:date="2016-11-14T18:17:00Z"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5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0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2.1 การทบทวนวรรณกรรม</w:t>
        </w:r>
      </w:ins>
      <w:ins w:id="61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6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2.2 เทคนิคและเทคโนโลยีที่เกี่ยวข้อง</w:t>
        </w:r>
      </w:ins>
      <w:ins w:id="64" w:author="Intouch Sangkrajang" w:date="2016-11-14T18:17:00Z"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546DA5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ins w:id="65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>4</w:t>
        </w:r>
      </w:ins>
    </w:p>
    <w:p w:rsidR="0073240D" w:rsidRDefault="0073240D" w:rsidP="0073240D">
      <w:pPr>
        <w:spacing w:after="0"/>
        <w:jc w:val="thaiDistribute"/>
        <w:rPr>
          <w:ins w:id="6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67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2.2.1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Word Segmentation</w:t>
        </w:r>
      </w:ins>
      <w:ins w:id="68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6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0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2.2.2 bag-of-word model</w:t>
        </w:r>
      </w:ins>
      <w:ins w:id="71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7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2.2.3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Term frequency – Inverse document frequency (TF-IDF)</w:t>
        </w:r>
      </w:ins>
      <w:ins w:id="74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4</w:t>
        </w:r>
      </w:ins>
    </w:p>
    <w:p w:rsidR="0073240D" w:rsidRDefault="0073240D" w:rsidP="0073240D">
      <w:pPr>
        <w:spacing w:after="0"/>
        <w:jc w:val="thaiDistribute"/>
        <w:rPr>
          <w:ins w:id="7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6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2.2.4 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>Latent Dirichlet Allocation</w:t>
        </w:r>
      </w:ins>
      <w:ins w:id="77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7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7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2.2.5 Neural Network</w:t>
        </w:r>
      </w:ins>
      <w:ins w:id="80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8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2.3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ภาษา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,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เครื่องมือ</w:t>
        </w:r>
        <w:r w:rsidRPr="0077186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และซอฟต์แวร์ที่ใช้ในการพัฒนา</w:t>
        </w:r>
      </w:ins>
      <w:ins w:id="83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8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Hadoop Distributed File System (HDFS)</w:t>
        </w:r>
      </w:ins>
      <w:ins w:id="86" w:author="Intouch Sangkrajang" w:date="2016-11-14T18:18:00Z"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197AD6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8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88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2.3.2 Spark ML</w:t>
        </w:r>
      </w:ins>
      <w:ins w:id="89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5</w:t>
        </w:r>
      </w:ins>
    </w:p>
    <w:p w:rsidR="0073240D" w:rsidRDefault="0073240D" w:rsidP="0073240D">
      <w:pPr>
        <w:spacing w:after="0"/>
        <w:jc w:val="thaiDistribute"/>
        <w:rPr>
          <w:ins w:id="9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1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2.3.3 Apache Impala</w:t>
        </w:r>
      </w:ins>
      <w:ins w:id="92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9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4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2.3.4 Apache HBase</w:t>
        </w:r>
      </w:ins>
      <w:ins w:id="95" w:author="Intouch Sangkrajang" w:date="2016-11-14T18:41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9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97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2.3.5 PDFBox</w:t>
        </w:r>
      </w:ins>
      <w:ins w:id="98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99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0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2.3.6 LexTo</w:t>
        </w:r>
      </w:ins>
      <w:ins w:id="101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6</w:t>
        </w:r>
      </w:ins>
    </w:p>
    <w:p w:rsidR="0073240D" w:rsidRDefault="0073240D" w:rsidP="0073240D">
      <w:pPr>
        <w:spacing w:after="0"/>
        <w:jc w:val="thaiDistribute"/>
        <w:rPr>
          <w:ins w:id="102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2.3.7 Java</w:t>
        </w:r>
      </w:ins>
      <w:ins w:id="104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7</w:t>
        </w:r>
      </w:ins>
    </w:p>
    <w:p w:rsidR="0073240D" w:rsidRDefault="0073240D" w:rsidP="0073240D">
      <w:pPr>
        <w:spacing w:after="0"/>
        <w:jc w:val="thaiDistribute"/>
        <w:rPr>
          <w:ins w:id="10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6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2.3.8 Python</w:t>
        </w:r>
      </w:ins>
      <w:ins w:id="107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7</w:t>
        </w:r>
      </w:ins>
    </w:p>
    <w:p w:rsidR="0073240D" w:rsidRDefault="0073240D" w:rsidP="0073240D">
      <w:pPr>
        <w:spacing w:after="0"/>
        <w:jc w:val="thaiDistribute"/>
        <w:rPr>
          <w:ins w:id="10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0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2.3.9 PHP</w:t>
        </w:r>
      </w:ins>
      <w:ins w:id="110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7</w:t>
        </w:r>
      </w:ins>
    </w:p>
    <w:p w:rsidR="0073240D" w:rsidRPr="0077186D" w:rsidRDefault="0073240D" w:rsidP="0073240D">
      <w:pPr>
        <w:spacing w:after="0"/>
        <w:jc w:val="thaiDistribute"/>
        <w:rPr>
          <w:ins w:id="111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:rsidR="0073240D" w:rsidRDefault="0073240D" w:rsidP="0073240D">
      <w:pPr>
        <w:spacing w:after="0"/>
        <w:jc w:val="thaiDistribute"/>
        <w:rPr>
          <w:ins w:id="112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13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lastRenderedPageBreak/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</w:ins>
      <w:ins w:id="114" w:author="Intouch Sangkrajang" w:date="2016-11-14T18:42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8</w:t>
        </w:r>
      </w:ins>
    </w:p>
    <w:p w:rsidR="0073240D" w:rsidRDefault="0073240D" w:rsidP="0073240D">
      <w:pPr>
        <w:spacing w:after="0"/>
        <w:jc w:val="thaiDistribute"/>
        <w:rPr>
          <w:ins w:id="115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6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>3.1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ขั้นตอนการทำงาน</w:t>
        </w:r>
      </w:ins>
      <w:ins w:id="117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8</w:t>
        </w:r>
      </w:ins>
    </w:p>
    <w:p w:rsidR="0073240D" w:rsidRDefault="0073240D" w:rsidP="0073240D">
      <w:pPr>
        <w:spacing w:after="0"/>
        <w:jc w:val="thaiDistribute"/>
        <w:rPr>
          <w:ins w:id="118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19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3.2 ข้อจำกัดของซอฟต์แวร์</w:t>
        </w:r>
      </w:ins>
      <w:ins w:id="120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8</w:t>
        </w:r>
      </w:ins>
    </w:p>
    <w:p w:rsidR="0073240D" w:rsidRDefault="0073240D" w:rsidP="0073240D">
      <w:pPr>
        <w:spacing w:after="0"/>
        <w:jc w:val="thaiDistribute"/>
        <w:rPr>
          <w:ins w:id="12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  <w:cs/>
        </w:rPr>
      </w:pPr>
      <w:ins w:id="122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 xml:space="preserve">3.3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ลักษณะเด่นของซอฟต์แวร์</w:t>
        </w:r>
      </w:ins>
      <w:ins w:id="123" w:author="Intouch Sangkrajang" w:date="2016-11-14T18:42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F57894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9</w:t>
        </w:r>
      </w:ins>
    </w:p>
    <w:p w:rsidR="0073240D" w:rsidRDefault="0073240D" w:rsidP="0073240D">
      <w:pPr>
        <w:spacing w:after="0"/>
        <w:jc w:val="thaiDistribute"/>
        <w:rPr>
          <w:ins w:id="12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25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3.4 สถาปัตยกรรม</w:t>
        </w:r>
      </w:ins>
      <w:ins w:id="126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10</w:t>
        </w:r>
      </w:ins>
    </w:p>
    <w:p w:rsidR="0073240D" w:rsidRDefault="0073240D" w:rsidP="0073240D">
      <w:pPr>
        <w:spacing w:after="0"/>
        <w:jc w:val="thaiDistribute"/>
        <w:rPr>
          <w:ins w:id="127" w:author="Intouch Sangkrajang" w:date="2016-11-14T18:08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28" w:author="Intouch Sangkrajang" w:date="2016-11-14T18:08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4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ผลการวิจัยและอภิปรายผล</w:t>
        </w:r>
      </w:ins>
      <w:ins w:id="129" w:author="Intouch Sangkrajang" w:date="2016-11-14T18:43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19</w:t>
        </w:r>
      </w:ins>
    </w:p>
    <w:p w:rsidR="0073240D" w:rsidRDefault="0073240D" w:rsidP="0073240D">
      <w:pPr>
        <w:spacing w:after="0"/>
        <w:jc w:val="thaiDistribute"/>
        <w:rPr>
          <w:ins w:id="13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ins w:id="131" w:author="Intouch Sangkrajang" w:date="2016-11-14T18:08:00Z"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4.1 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ตัวอย่างภาพหน้าจอของโปรแกรม</w:t>
        </w:r>
      </w:ins>
      <w:ins w:id="132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19</w:t>
        </w:r>
      </w:ins>
    </w:p>
    <w:p w:rsidR="0073240D" w:rsidRDefault="0073240D" w:rsidP="0073240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ins w:id="133" w:author="Intouch Sangkrajang" w:date="2016-11-14T18:08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4.2 อภิปรายผล</w:t>
        </w:r>
      </w:ins>
      <w:ins w:id="134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</w:ins>
      <w:r w:rsidR="003F51A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ins w:id="135" w:author="Intouch Sangkrajang" w:date="2016-11-14T18:43:00Z"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</w:p>
    <w:p w:rsidR="003F51A3" w:rsidRDefault="003F51A3" w:rsidP="0073240D">
      <w:pPr>
        <w:spacing w:after="0"/>
        <w:jc w:val="thaiDistribute"/>
        <w:rPr>
          <w:ins w:id="13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4.3 </w:t>
      </w:r>
      <w:ins w:id="137" w:author="Intouch Sangkrajang" w:date="2016-11-14T18:08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สถานะการดำเนินงาน</w:t>
        </w:r>
      </w:ins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22</w:t>
      </w:r>
    </w:p>
    <w:p w:rsidR="0073240D" w:rsidRDefault="0073240D" w:rsidP="0073240D">
      <w:pPr>
        <w:spacing w:after="0"/>
        <w:jc w:val="thaiDistribute"/>
        <w:rPr>
          <w:ins w:id="13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139" w:name="_GoBack"/>
      <w:bookmarkEnd w:id="139"/>
      <w:ins w:id="140" w:author="Intouch Sangkrajang" w:date="2016-11-14T18:08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บรรณานุกรม</w:t>
        </w:r>
      </w:ins>
      <w:ins w:id="141" w:author="Intouch Sangkrajang" w:date="2016-11-14T18:44:00Z"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  <w:r w:rsidR="00F57894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  <w:t>2</w:t>
        </w:r>
      </w:ins>
      <w:r w:rsidR="001C3281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</w:p>
    <w:p w:rsidR="0073240D" w:rsidRDefault="0073240D" w:rsidP="0073240D">
      <w:pPr>
        <w:spacing w:after="0"/>
        <w:jc w:val="thaiDistribute"/>
        <w:rPr>
          <w:ins w:id="14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4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4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45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46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47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4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49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0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1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2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3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4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5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6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7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73240D" w:rsidP="0073240D">
      <w:pPr>
        <w:spacing w:after="0"/>
        <w:jc w:val="thaiDistribute"/>
        <w:rPr>
          <w:ins w:id="158" w:author="Intouch Sangkrajang" w:date="2016-11-14T18:09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73240D" w:rsidRDefault="00F57894">
      <w:pPr>
        <w:spacing w:after="0"/>
        <w:jc w:val="center"/>
        <w:rPr>
          <w:ins w:id="159" w:author="Intouch Sangkrajang" w:date="2016-11-14T18:44:00Z"/>
          <w:rFonts w:ascii="TH SarabunPSK" w:hAnsi="TH SarabunPSK" w:cs="TH SarabunPSK"/>
          <w:b/>
          <w:bCs/>
          <w:color w:val="000000" w:themeColor="text1"/>
          <w:sz w:val="32"/>
          <w:szCs w:val="32"/>
        </w:rPr>
        <w:pPrChange w:id="160" w:author="Intouch Sangkrajang" w:date="2016-11-14T18:44:00Z">
          <w:pPr>
            <w:spacing w:after="0"/>
            <w:jc w:val="thaiDistribute"/>
          </w:pPr>
        </w:pPrChange>
      </w:pPr>
      <w:ins w:id="161" w:author="Intouch Sangkrajang" w:date="2016-11-14T18:44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สารบัญรูปภาพ</w:t>
        </w:r>
      </w:ins>
    </w:p>
    <w:p w:rsidR="00A563D9" w:rsidRDefault="00A563D9">
      <w:pPr>
        <w:rPr>
          <w:ins w:id="162" w:author="Intouch Sangkrajang" w:date="2016-11-14T19:00:00Z"/>
          <w:rFonts w:ascii="TH SarabunPSK" w:hAnsi="TH SarabunPSK" w:cs="TH SarabunPSK"/>
          <w:color w:val="000000" w:themeColor="text1"/>
          <w:sz w:val="32"/>
          <w:szCs w:val="32"/>
        </w:rPr>
      </w:pPr>
      <w:ins w:id="163" w:author="Intouch Sangkrajang" w:date="2016-11-14T18:59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1 </w:t>
        </w:r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บทนำ</w:t>
        </w:r>
      </w:ins>
    </w:p>
    <w:p w:rsidR="00A563D9" w:rsidRDefault="00A563D9">
      <w:pPr>
        <w:rPr>
          <w:ins w:id="164" w:author="Intouch Sangkrajang" w:date="2016-11-14T19:00:00Z"/>
          <w:rFonts w:ascii="TH SarabunPSK" w:hAnsi="TH SarabunPSK" w:cs="TH SarabunPSK"/>
          <w:color w:val="000000" w:themeColor="text1"/>
          <w:sz w:val="32"/>
          <w:szCs w:val="32"/>
        </w:rPr>
      </w:pPr>
      <w:ins w:id="165" w:author="Intouch Sangkrajang" w:date="2016-11-14T19:00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1.1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66" w:author="Intouch Sangkrajang" w:date="2016-11-14T18:11:00Z">
        <w:r w:rsidR="002343DA">
          <w:rPr>
            <w:rFonts w:ascii="TH Sarabun New" w:hAnsi="TH Sarabun New" w:cs="TH Sarabun New"/>
            <w:sz w:val="32"/>
            <w:szCs w:val="32"/>
            <w:lang w:eastAsia="ja-JP"/>
          </w:rPr>
          <w:t xml:space="preserve">Gantt Chart </w:t>
        </w:r>
        <w:r w:rsidR="002343DA"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>แสดงขั้นตอนและระยะเวลาการทำงาน</w:t>
        </w:r>
      </w:ins>
      <w:ins w:id="167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3</w:t>
        </w:r>
      </w:ins>
    </w:p>
    <w:p w:rsidR="00A563D9" w:rsidRDefault="00A563D9">
      <w:pPr>
        <w:rPr>
          <w:ins w:id="168" w:author="Intouch Sangkrajang" w:date="2016-11-14T19:00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69" w:author="Intouch Sangkrajang" w:date="2016-11-14T19:00:00Z"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lastRenderedPageBreak/>
          <w:t>บทที่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t xml:space="preserve"> </w:t>
        </w:r>
        <w:r w:rsidRPr="0077186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 xml:space="preserve">3 </w:t>
        </w:r>
        <w:r w:rsidRPr="0077186D"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>การออกแบบและระเบียบวิธีวิจัย</w:t>
        </w:r>
        <w:r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tab/>
        </w:r>
      </w:ins>
    </w:p>
    <w:p w:rsidR="00A563D9" w:rsidRDefault="00A563D9" w:rsidP="007C072F">
      <w:pPr>
        <w:ind w:left="720"/>
        <w:rPr>
          <w:ins w:id="170" w:author="Intouch Sangkrajang" w:date="2016-11-14T19:03:00Z"/>
          <w:rFonts w:ascii="TH SarabunPSK" w:hAnsi="TH SarabunPSK" w:cs="TH SarabunPSK"/>
          <w:color w:val="000000" w:themeColor="text1"/>
          <w:sz w:val="32"/>
          <w:szCs w:val="32"/>
        </w:rPr>
      </w:pPr>
      <w:ins w:id="171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72" w:author="Intouch Sangkrajang" w:date="2016-11-14T18:14:00Z">
        <w:r w:rsidR="002343DA">
          <w:rPr>
            <w:rFonts w:ascii="TH SarabunPSK" w:hAnsi="TH SarabunPSK" w:cs="TH SarabunPSK" w:hint="cs"/>
            <w:sz w:val="32"/>
            <w:szCs w:val="32"/>
            <w:cs/>
          </w:rPr>
          <w:t>สถาปัตยกรรมของซอฟต์แวร์</w:t>
        </w:r>
      </w:ins>
      <w:ins w:id="173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74" w:author="Intouch Sangkrajang" w:date="2016-11-14T19:00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10ภาพที่ 3.2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75" w:author="Intouch Sangkrajang" w:date="2016-11-14T18:14:00Z">
        <w:r w:rsidR="002343DA">
          <w:rPr>
            <w:rFonts w:ascii="TH SarabunPSK" w:hAnsi="TH SarabunPSK" w:cs="TH SarabunPSK"/>
            <w:sz w:val="32"/>
            <w:szCs w:val="32"/>
          </w:rPr>
          <w:t xml:space="preserve">Component Diagram </w:t>
        </w:r>
        <w:r w:rsidR="002343DA">
          <w:rPr>
            <w:rFonts w:ascii="TH SarabunPSK" w:hAnsi="TH SarabunPSK" w:cs="TH SarabunPSK" w:hint="cs"/>
            <w:sz w:val="32"/>
            <w:szCs w:val="32"/>
            <w:cs/>
          </w:rPr>
          <w:t>ของซอฟต์แวร์</w:t>
        </w:r>
      </w:ins>
      <w:ins w:id="176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11ภาพที่ 3.3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ins w:id="177" w:author="Intouch Sangkrajang" w:date="2016-11-14T18:15:00Z">
        <w:r w:rsidR="002343DA">
          <w:rPr>
            <w:rFonts w:ascii="TH SarabunPSK" w:hAnsi="TH SarabunPSK" w:cs="TH SarabunPSK" w:hint="cs"/>
            <w:sz w:val="32"/>
            <w:szCs w:val="32"/>
            <w:cs/>
          </w:rPr>
          <w:t>ลำดับการทำงานของซอฟต์แวร์</w:t>
        </w:r>
      </w:ins>
      <w:ins w:id="178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13ภาพที่ 3.4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2343DA"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="002343DA" w:rsidRPr="006B49C3">
        <w:rPr>
          <w:rFonts w:ascii="TH SarabunPSK" w:hAnsi="TH SarabunPSK" w:cs="TH SarabunPSK"/>
          <w:sz w:val="32"/>
          <w:szCs w:val="32"/>
        </w:rPr>
        <w:t>web application</w:t>
      </w:r>
      <w:ins w:id="179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</w:ins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15</w:t>
      </w:r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br/>
      </w:r>
      <w:ins w:id="180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3.5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หน้าจอสำหรับการล็อกอินเข้าใช้งานระบบ</w:t>
      </w:r>
      <w:ins w:id="181" w:author="Intouch Sangkrajang" w:date="2016-11-14T19:01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ins w:id="182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15ภาพที่ 3.6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หน้าจอหลักที่มีการ </w:t>
      </w:r>
      <w:r w:rsidR="007C072F">
        <w:rPr>
          <w:rFonts w:ascii="TH SarabunPSK" w:hAnsi="TH SarabunPSK" w:cs="TH SarabunPSK"/>
          <w:sz w:val="32"/>
          <w:szCs w:val="32"/>
        </w:rPr>
        <w:t>Log In</w:t>
      </w:r>
      <w:ins w:id="183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</w:ins>
      <w:r w:rsidR="007C072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ins w:id="184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16ภาพที่ 3.7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หน้าจอระหว่างการค้นหา</w:t>
      </w:r>
      <w:ins w:id="185" w:author="Intouch Sangkrajang" w:date="2016-11-14T19:02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16ภาพที่ 3.8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="007C072F" w:rsidRPr="006B49C3">
        <w:rPr>
          <w:rFonts w:ascii="TH SarabunPSK" w:hAnsi="TH SarabunPSK" w:cs="TH SarabunPSK"/>
          <w:sz w:val="32"/>
          <w:szCs w:val="32"/>
          <w:cs/>
        </w:rPr>
        <w:t>ผลการค้นหา</w:t>
      </w:r>
      <w:r w:rsidR="007C072F">
        <w:rPr>
          <w:rFonts w:ascii="TH SarabunPSK" w:hAnsi="TH SarabunPSK" w:cs="TH SarabunPSK"/>
          <w:sz w:val="32"/>
          <w:szCs w:val="32"/>
          <w:cs/>
        </w:rPr>
        <w:tab/>
      </w:r>
      <w:ins w:id="186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17ภาพที่ 3.9</w:t>
        </w:r>
      </w:ins>
      <w:r w:rsidR="007C07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แสดงรายละเอียดของ </w:t>
      </w:r>
      <w:r w:rsidR="007C072F">
        <w:rPr>
          <w:rFonts w:ascii="TH SarabunPSK" w:hAnsi="TH SarabunPSK" w:cs="TH SarabunPSK"/>
          <w:sz w:val="32"/>
          <w:szCs w:val="32"/>
        </w:rPr>
        <w:t>Paragraph</w:t>
      </w:r>
      <w:ins w:id="187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17ภาพที่ 3.10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>หน้าจอส่วนของการอัพโหลดเอกสารขึ้นระบบ</w:t>
      </w:r>
      <w:ins w:id="188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18ภาพที่ 3.11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หน้าจอสำหรับใส่ </w:t>
      </w:r>
      <w:r w:rsidR="008256B6">
        <w:rPr>
          <w:rFonts w:ascii="TH SarabunPSK" w:hAnsi="TH SarabunPSK" w:cs="TH SarabunPSK"/>
          <w:sz w:val="32"/>
          <w:szCs w:val="32"/>
        </w:rPr>
        <w:t>tag</w:t>
      </w:r>
      <w:r w:rsidR="008256B6">
        <w:rPr>
          <w:rFonts w:ascii="TH SarabunPSK" w:hAnsi="TH SarabunPSK" w:cs="TH SarabunPSK"/>
          <w:sz w:val="32"/>
          <w:szCs w:val="32"/>
          <w:cs/>
        </w:rPr>
        <w:tab/>
      </w:r>
      <w:ins w:id="189" w:author="Intouch Sangkrajang" w:date="2016-11-14T19:02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18</w:t>
        </w:r>
      </w:ins>
    </w:p>
    <w:p w:rsidR="00A563D9" w:rsidRDefault="00A563D9" w:rsidP="003D6D45">
      <w:pPr>
        <w:rPr>
          <w:ins w:id="190" w:author="Intouch Sangkrajang" w:date="2016-11-14T19:03:00Z"/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ins w:id="191" w:author="Intouch Sangkrajang" w:date="2016-11-14T19:03:00Z">
        <w:r>
          <w:rPr>
            <w:rFonts w:ascii="TH SarabunPSK" w:hAnsi="TH SarabunPSK" w:cs="TH SarabunPSK" w:hint="cs"/>
            <w:b/>
            <w:bCs/>
            <w:color w:val="000000" w:themeColor="text1"/>
            <w:sz w:val="32"/>
            <w:szCs w:val="32"/>
            <w:cs/>
          </w:rPr>
          <w:t xml:space="preserve">บทที่ 4 </w:t>
        </w:r>
        <w:r w:rsidRPr="00A563D9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  <w:rPrChange w:id="192" w:author="Intouch Sangkrajang" w:date="2016-11-14T19:03:00Z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rPrChange>
          </w:rPr>
          <w:t>ผลการวิจัยและอภิปรายผล</w:t>
        </w:r>
      </w:ins>
    </w:p>
    <w:p w:rsidR="00EB6651" w:rsidRPr="006B49C3" w:rsidDel="0073240D" w:rsidRDefault="00A563D9">
      <w:pPr>
        <w:spacing w:after="0"/>
        <w:rPr>
          <w:del w:id="19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194" w:author="Intouch Sangkrajang" w:date="2016-11-14T19:03:00Z">
          <w:pPr>
            <w:spacing w:after="0"/>
            <w:jc w:val="thaiDistribute"/>
          </w:pPr>
        </w:pPrChange>
      </w:pPr>
      <w:ins w:id="195" w:author="Intouch Sangkrajang" w:date="2016-11-14T19:03:00Z"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4.1</w:t>
        </w:r>
      </w:ins>
      <w:r w:rsidR="002343D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2343DA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2343DA"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  <w:ins w:id="196" w:author="Intouch Sangkrajang" w:date="2016-11-14T19:03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19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4.2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8256B6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="008256B6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เอกสารเข้าไปในระบบ</w:t>
      </w:r>
      <w:ins w:id="197" w:author="Intouch Sangkrajang" w:date="2016-11-14T19:04:00Z"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  <w:t>19</w:t>
        </w:r>
        <w:r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ภาพที่ 4.3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ภาพตัวอย่างของหน้าเว็บในการ </w:t>
      </w:r>
      <w:r w:rsidR="008256B6">
        <w:rPr>
          <w:rFonts w:ascii="TH SarabunPSK" w:hAnsi="TH SarabunPSK" w:cs="TH SarabunPSK"/>
          <w:sz w:val="32"/>
          <w:szCs w:val="32"/>
        </w:rPr>
        <w:t xml:space="preserve">tag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ข้อความแต่ละ </w:t>
      </w:r>
      <w:r w:rsidR="008256B6">
        <w:rPr>
          <w:rFonts w:ascii="TH SarabunPSK" w:hAnsi="TH SarabunPSK" w:cs="TH SarabunPSK"/>
          <w:sz w:val="32"/>
          <w:szCs w:val="32"/>
        </w:rPr>
        <w:t xml:space="preserve">paragraph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r w:rsidR="008256B6">
        <w:rPr>
          <w:rFonts w:ascii="TH SarabunPSK" w:hAnsi="TH SarabunPSK" w:cs="TH SarabunPSK"/>
          <w:sz w:val="32"/>
          <w:szCs w:val="32"/>
        </w:rPr>
        <w:t>PDF</w:t>
      </w:r>
      <w:ins w:id="198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20</w:t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  <w:t>ภาพที่ 4.4</w:t>
        </w:r>
      </w:ins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="008256B6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="008256B6" w:rsidRPr="006B49C3">
        <w:rPr>
          <w:rFonts w:ascii="TH SarabunPSK" w:hAnsi="TH SarabunPSK" w:cs="TH SarabunPSK"/>
          <w:sz w:val="32"/>
          <w:szCs w:val="32"/>
        </w:rPr>
        <w:t>Paragraph</w:t>
      </w:r>
      <w:ins w:id="199" w:author="Intouch Sangkrajang" w:date="2016-11-14T19:04:00Z"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20</w:t>
        </w:r>
      </w:ins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ภาพที่ 4.5</w:t>
      </w:r>
      <w:r w:rsidR="008256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="008256B6"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="008256B6"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="008256B6" w:rsidRPr="006B49C3">
        <w:rPr>
          <w:rFonts w:ascii="TH SarabunPSK" w:hAnsi="TH SarabunPSK" w:cs="TH SarabunPSK"/>
          <w:sz w:val="32"/>
          <w:szCs w:val="32"/>
        </w:rPr>
        <w:t>PDF</w:t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C3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22</w:t>
      </w:r>
      <w:del w:id="200" w:author="Intouch Sangkrajang" w:date="2016-11-14T18:08:00Z"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Abstract</w:delText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EB6651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1</w:delText>
        </w:r>
      </w:del>
    </w:p>
    <w:p w:rsidR="00EB6651" w:rsidRPr="006B49C3" w:rsidDel="0073240D" w:rsidRDefault="00EB6651">
      <w:pPr>
        <w:spacing w:after="0"/>
        <w:rPr>
          <w:del w:id="201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2" w:author="Intouch Sangkrajang" w:date="2016-11-14T19:03:00Z">
          <w:pPr>
            <w:spacing w:after="0"/>
            <w:jc w:val="thaiDistribute"/>
          </w:pPr>
        </w:pPrChange>
      </w:pPr>
      <w:del w:id="203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บทคัดย่อ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2</w:delText>
        </w:r>
      </w:del>
    </w:p>
    <w:p w:rsidR="00EB6651" w:rsidRPr="006B49C3" w:rsidDel="0073240D" w:rsidRDefault="00EB6651">
      <w:pPr>
        <w:spacing w:after="0"/>
        <w:rPr>
          <w:del w:id="204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5" w:author="Intouch Sangkrajang" w:date="2016-11-14T19:03:00Z">
          <w:pPr>
            <w:spacing w:after="0"/>
            <w:jc w:val="thaiDistribute"/>
          </w:pPr>
        </w:pPrChange>
      </w:pPr>
      <w:del w:id="206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กิตติกรรมประกาศ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</w:rPr>
          <w:delText>4</w:delText>
        </w:r>
      </w:del>
    </w:p>
    <w:p w:rsidR="00EB6651" w:rsidRPr="006B49C3" w:rsidDel="0073240D" w:rsidRDefault="00EB6651">
      <w:pPr>
        <w:spacing w:after="0"/>
        <w:rPr>
          <w:del w:id="207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08" w:author="Intouch Sangkrajang" w:date="2016-11-14T19:03:00Z">
          <w:pPr>
            <w:spacing w:after="0"/>
            <w:jc w:val="thaiDistribute"/>
          </w:pPr>
        </w:pPrChange>
      </w:pPr>
      <w:del w:id="209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5</w:delText>
        </w:r>
      </w:del>
    </w:p>
    <w:p w:rsidR="00EB6651" w:rsidRPr="006B49C3" w:rsidDel="0073240D" w:rsidRDefault="00EB6651">
      <w:pPr>
        <w:spacing w:after="0"/>
        <w:rPr>
          <w:del w:id="210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11" w:author="Intouch Sangkrajang" w:date="2016-11-14T19:03:00Z">
          <w:pPr>
            <w:spacing w:after="0"/>
            <w:jc w:val="thaiDistribute"/>
          </w:pPr>
        </w:pPrChange>
      </w:pPr>
      <w:del w:id="212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สารบัญรูปภาพ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="000F581F"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7</w:delText>
        </w:r>
      </w:del>
    </w:p>
    <w:p w:rsidR="00EB6651" w:rsidRPr="006B49C3" w:rsidDel="0073240D" w:rsidRDefault="00EB6651">
      <w:pPr>
        <w:spacing w:after="0"/>
        <w:rPr>
          <w:del w:id="213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14" w:author="Intouch Sangkrajang" w:date="2016-11-14T19:03:00Z">
          <w:pPr>
            <w:spacing w:after="0"/>
            <w:jc w:val="thaiDistribute"/>
          </w:pPr>
        </w:pPrChange>
      </w:pPr>
      <w:del w:id="215" w:author="Intouch Sangkrajang" w:date="2016-11-14T18:08:00Z"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delText>สารบัญตาราง</w:delText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</w:r>
        <w:r w:rsidRPr="006B49C3" w:rsidDel="0073240D">
          <w:rPr>
            <w:rFonts w:ascii="TH SarabunPSK" w:hAnsi="TH SarabunPSK" w:cs="TH SarabunPSK"/>
            <w:color w:val="000000" w:themeColor="text1"/>
            <w:sz w:val="32"/>
            <w:szCs w:val="32"/>
            <w:cs/>
          </w:rPr>
          <w:tab/>
          <w:delText>ซ</w:delText>
        </w:r>
      </w:del>
    </w:p>
    <w:p w:rsidR="00264A25" w:rsidRPr="006B49C3" w:rsidDel="0073240D" w:rsidRDefault="00EB6651">
      <w:pPr>
        <w:spacing w:after="0"/>
        <w:rPr>
          <w:del w:id="216" w:author="Intouch Sangkrajang" w:date="2016-11-14T18:08:00Z"/>
          <w:rFonts w:ascii="TH SarabunPSK" w:hAnsi="TH SarabunPSK" w:cs="TH SarabunPSK"/>
          <w:color w:val="000000" w:themeColor="text1"/>
          <w:sz w:val="32"/>
          <w:szCs w:val="32"/>
        </w:rPr>
        <w:pPrChange w:id="217" w:author="Intouch Sangkrajang" w:date="2016-11-14T19:03:00Z">
          <w:pPr>
            <w:spacing w:after="0"/>
            <w:jc w:val="thaiDistribute"/>
          </w:pPr>
        </w:pPrChange>
      </w:pPr>
      <w:del w:id="218" w:author="Intouch Sangkrajang" w:date="2016-11-14T18:08:00Z"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 xml:space="preserve">บทที่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</w:rPr>
          <w:delText xml:space="preserve">1 </w:delText>
        </w:r>
        <w:r w:rsidRPr="006B49C3" w:rsidDel="0073240D">
          <w:rPr>
            <w:rFonts w:ascii="TH SarabunPSK" w:hAnsi="TH SarabunPSK" w:cs="TH SarabunPSK"/>
            <w:b/>
            <w:bCs/>
            <w:color w:val="000000" w:themeColor="text1"/>
            <w:sz w:val="32"/>
            <w:szCs w:val="32"/>
            <w:cs/>
          </w:rPr>
          <w:delText>บทนำ</w:delText>
        </w:r>
      </w:del>
    </w:p>
    <w:p w:rsidR="006B49C3" w:rsidRDefault="006B49C3">
      <w:pPr>
        <w:rPr>
          <w:rFonts w:ascii="TH SarabunPSK" w:hAnsi="TH SarabunPSK" w:cs="TH SarabunPSK"/>
          <w:cs/>
        </w:rPr>
        <w:sectPr w:rsidR="006B49C3" w:rsidSect="006B49C3">
          <w:headerReference w:type="default" r:id="rId10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  <w:sectPrChange w:id="225" w:author="Suraphat Saengsiri" w:date="2016-11-14T17:56:00Z">
            <w:sectPr w:rsidR="006B49C3" w:rsidSect="006B49C3">
              <w:pgMar w:top="1440" w:right="1440" w:bottom="1440" w:left="1440" w:header="708" w:footer="708" w:gutter="0"/>
              <w:pgNumType w:fmt="decimal"/>
            </w:sectPr>
          </w:sectPrChange>
        </w:sectPr>
      </w:pPr>
    </w:p>
    <w:p w:rsidR="00264A25" w:rsidRDefault="00264A25">
      <w:pPr>
        <w:jc w:val="center"/>
        <w:rPr>
          <w:rFonts w:ascii="TH SarabunPSK" w:hAnsi="TH SarabunPSK" w:cs="TH SarabunPSK"/>
          <w:b/>
          <w:bCs/>
        </w:rPr>
        <w:pPrChange w:id="226" w:author="Intouch Sangkrajang" w:date="2016-11-14T18:08:00Z">
          <w:pPr/>
        </w:pPrChange>
      </w:pPr>
      <w:r w:rsidRPr="006877B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6877B6">
        <w:rPr>
          <w:rFonts w:ascii="TH SarabunPSK" w:hAnsi="TH SarabunPSK" w:cs="TH SarabunPSK"/>
          <w:b/>
          <w:bCs/>
          <w:sz w:val="40"/>
          <w:szCs w:val="40"/>
        </w:rPr>
        <w:t>1</w:t>
      </w:r>
      <w:r w:rsidRPr="006877B6">
        <w:rPr>
          <w:rFonts w:ascii="TH SarabunPSK" w:hAnsi="TH SarabunPSK" w:cs="TH SarabunPSK"/>
          <w:b/>
          <w:bCs/>
          <w:sz w:val="40"/>
          <w:szCs w:val="40"/>
          <w:cs/>
        </w:rPr>
        <w:t xml:space="preserve"> คำนำ</w:t>
      </w:r>
    </w:p>
    <w:p w:rsidR="002343DA" w:rsidRDefault="002343DA" w:rsidP="002343DA">
      <w:pPr>
        <w:pStyle w:val="NoSpacing"/>
      </w:pPr>
    </w:p>
    <w:p w:rsidR="002343DA" w:rsidRPr="006877B6" w:rsidDel="0073240D" w:rsidRDefault="002343DA" w:rsidP="002343DA">
      <w:pPr>
        <w:pStyle w:val="NoSpacing"/>
        <w:rPr>
          <w:del w:id="227" w:author="Intouch Sangkrajang" w:date="2016-11-14T18:08:00Z"/>
        </w:rPr>
      </w:pPr>
    </w:p>
    <w:p w:rsidR="006B49C3" w:rsidRPr="006877B6" w:rsidDel="0073240D" w:rsidRDefault="006B49C3" w:rsidP="002343DA">
      <w:pPr>
        <w:pStyle w:val="NoSpacing"/>
        <w:rPr>
          <w:del w:id="228" w:author="Intouch Sangkrajang" w:date="2016-11-14T18:08:00Z"/>
        </w:rPr>
        <w:pPrChange w:id="229" w:author="Intouch Sangkrajang" w:date="2016-11-14T18:08:00Z">
          <w:pPr/>
        </w:pPrChange>
      </w:pPr>
    </w:p>
    <w:p w:rsidR="006B49C3" w:rsidRPr="006877B6" w:rsidRDefault="006B49C3" w:rsidP="002343DA">
      <w:pPr>
        <w:pStyle w:val="NoSpacing"/>
        <w:pPrChange w:id="230" w:author="Intouch Sangkrajang" w:date="2016-11-14T18:08:00Z">
          <w:pPr/>
        </w:pPrChange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ที่มาของปัญหาและแนวทางการปัญหา</w:t>
      </w:r>
    </w:p>
    <w:p w:rsidR="00264A25" w:rsidRPr="006B49C3" w:rsidRDefault="00264A25" w:rsidP="006B49C3">
      <w:pPr>
        <w:pStyle w:val="ListParagraph"/>
        <w:spacing w:after="0"/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จากสถิติการศึกษาขั้นพื้นฐานของประเทศไทยในรายงานประจำปีของ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World Economic Forum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ปี 2014-2015 [1] พบว่าประเทศไทยอยู่ในลำดับที่ 90 จาก 144 ประเทศทั่วโลกที่ได้รับการจัดอันดับ ซึ่งถือได้ว่าอยู่ในลำดับค่อนข้างต่ำ ในขณะเดียวกันผลการวิเคราะห์ในรายงานของ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International Institute of Management Development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>Pearson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The Economist Intelligence Unit </w:t>
      </w:r>
      <w:r w:rsidRPr="006B49C3">
        <w:rPr>
          <w:rFonts w:ascii="TH SarabunPSK" w:hAnsi="TH SarabunPSK" w:cs="TH SarabunPSK"/>
          <w:sz w:val="32"/>
          <w:szCs w:val="32"/>
          <w:cs/>
        </w:rPr>
        <w:t>พบว่าการศึกษาของไทยถูกจัดให้อยู่ในกลุ่มต่ำสุดเช่นเดียวกัน ซึ่งรายงานเหล่านี้ล้วนเป็นตัวบ่งชี้ให้เห็นว่าการศึกษาของไทยยังมีจุดบกพร่องอีกมาก ควรที่จะต้องได้รับการพัฒนาอย่างเร่งด่วน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>หนึ่งในปัจจัยสำคัญที่มีผลต่อการพัฒนาการศึกษา คือการสอนของคุณครู เพราะคุณครูเปรียบเสมือนผู้ที่ถ่ายทอดความรู้ต่างๆและพัฒนาเด็กให้เติบโตไปเป็นทรัพยากรมนุษย์ที่มีคุณภาพ ดังนั้น รัฐบาลไทยจึงมีการให้ทุนสนับสนุนกับครูในการศึกษาค้นคว้า ทดลองหาวิธี ในการพัฒนาการเรียนการสอนให้มีประสิทธิภาพและเข้าถึงเด็กนักเรียนได้มากขึ้น โดยเฉพาะการศึกษาขั้นพื้นฐานในระดับประถามและมัธยมศึกษา ซึ่งในปัจจุบัน ได้มีเอกสารที่ถูกเขียนออกมาเพื่อรายงานผลการทดลอง และวิธีในการพัฒนาการเรียนการสอนที่ดี (</w:t>
      </w:r>
      <w:r w:rsidRPr="006B49C3">
        <w:rPr>
          <w:rFonts w:ascii="TH SarabunPSK" w:hAnsi="TH SarabunPSK" w:cs="TH SarabunPSK"/>
          <w:sz w:val="32"/>
          <w:szCs w:val="32"/>
        </w:rPr>
        <w:t>best practice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ซึ่งรายงานเหล่านี้มักจะหนาและอยู่ในรูปแบบของไฟล์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ทำให้ครูสืบค้นข้อมูลได้ยาก และต้องเสียเวลาในการอ่านหนังสือหลายร้อยหน้าจำนวนหลายเล่มเพราะ เอกสารไม่มีการรวบรวมและจัดเป็นหมวดหมู่ ทำให้ประสิทธิภาพในการสืบค้นข้อมูลนั้นไม่ดี อีกทั้งยังอาจได้ข้อมูลที่ไม่ครบถ้วน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ทางผู้จัดทำจึงจะทำการรวบรวมเอกสารรายงานเหล่านี้ เพื่อทำให้เกิดเป็น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ที่คุณครูสามารถเข้ามาสืบค้นหามูล และศึกษาค้นคว้าได้อย่างง่าย ระบบดังกล่าวจะช่วยรวบรวมและทำการจัดหมวดหมู่เอกสาร รวมทั้ง ทำการวิเคราะห์ คัดแยกเนื้อหาส่วนต่างๆ ในไฟล์เอกสาร และทำการ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ข้อความสำคัญให้โดยอัตโนมัติ ว่าเนื้อหาในแต่ละส่วนมีความเกี่ยวข้องกับเรื่องอะไรบ้าง และทำการจัดเก็บข้อมูลเหล่าลงไปยังระบบฐานข้อมูล ความรู้จากเอกสารเหล่านี้จะได้ถูกนำไปพัฒนาการเรียนการสอน และพัฒนาให้การศึกษาของไทยก้าวไปสู่ในระดับต้นๆของโลกได้ในอนาคต</w:t>
      </w:r>
    </w:p>
    <w:p w:rsidR="00E564DF" w:rsidRPr="006B49C3" w:rsidRDefault="00E564DF" w:rsidP="00264A2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เพื่อสร้างฐานข้อมูลที่ก่อให้เกิดเป็น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ของประเทศไทย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เพื่อให้คุณครู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ผู้บริหาร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และผู้ปกครองสามารถสืบค้นข้อมูลได้อย่างมีประสิทธิภาพและรวดเร็ว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สามารถนำองค์ความรู้ไปพัฒนาการเรียนการสอนได้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lastRenderedPageBreak/>
        <w:t>เพื่อศึกษาการทำ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Document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Text Clustering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สำหรับการคัดแยกเนื้อหาและจัดหมวดหมู่เนื้อหาภายในเอกสาร</w:t>
      </w:r>
    </w:p>
    <w:p w:rsidR="00E86FF1" w:rsidRPr="00E86FF1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สำหรับเรียนรู้เอกสารภาษาไทยทางด้านการศึกษา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6B49C3" w:rsidRDefault="00E86FF1" w:rsidP="00E86FF1">
      <w:pPr>
        <w:pStyle w:val="ListParagraph"/>
        <w:numPr>
          <w:ilvl w:val="0"/>
          <w:numId w:val="10"/>
        </w:numPr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E86FF1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r w:rsidRPr="00E86F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6FF1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E86FF1">
        <w:rPr>
          <w:rFonts w:ascii="TH SarabunPSK" w:hAnsi="TH SarabunPSK" w:cs="TH SarabunPSK" w:hint="cs"/>
          <w:sz w:val="32"/>
          <w:szCs w:val="32"/>
          <w:cs/>
        </w:rPr>
        <w:t>สำหรับการจัดการองค์ความรู้</w:t>
      </w:r>
    </w:p>
    <w:p w:rsidR="00E86FF1" w:rsidRPr="00E86FF1" w:rsidRDefault="00E86FF1" w:rsidP="002343DA">
      <w:pPr>
        <w:pStyle w:val="NoSpacing"/>
        <w:rPr>
          <w:rFonts w:hint="cs"/>
        </w:rPr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noProof/>
          <w:webHidden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webHidden/>
          <w:sz w:val="32"/>
          <w:szCs w:val="32"/>
          <w:cs/>
        </w:rPr>
        <w:t>ขอบเขตของงานวิจัย</w:t>
      </w:r>
    </w:p>
    <w:p w:rsidR="00E86FF1" w:rsidRPr="00937A2C" w:rsidRDefault="00E86FF1" w:rsidP="00E86FF1">
      <w:pPr>
        <w:ind w:firstLine="360"/>
        <w:jc w:val="thaiDistribute"/>
        <w:rPr>
          <w:rFonts w:asciiTheme="minorBidi" w:hAnsiTheme="minorBidi"/>
          <w:sz w:val="32"/>
          <w:szCs w:val="32"/>
          <w:cs/>
        </w:rPr>
      </w:pPr>
      <w:r w:rsidRPr="00937A2C">
        <w:rPr>
          <w:rFonts w:asciiTheme="minorBidi" w:hAnsiTheme="minorBidi"/>
          <w:sz w:val="32"/>
          <w:szCs w:val="32"/>
          <w:cs/>
        </w:rPr>
        <w:t>เป้าหมายของโครงการโครงการ</w:t>
      </w:r>
      <w:r>
        <w:rPr>
          <w:rFonts w:asciiTheme="minorBidi" w:hAnsiTheme="minorBidi" w:hint="cs"/>
          <w:sz w:val="32"/>
          <w:szCs w:val="32"/>
          <w:cs/>
        </w:rPr>
        <w:t>สร้าง</w:t>
      </w:r>
      <w:r w:rsidRPr="00FF5721">
        <w:rPr>
          <w:rFonts w:asciiTheme="minorBidi" w:hAnsiTheme="minorBidi" w:hint="cs"/>
          <w:sz w:val="32"/>
          <w:szCs w:val="32"/>
          <w:cs/>
        </w:rPr>
        <w:t>ระบบจัดหมวดหมู่องค์ความรู้</w:t>
      </w:r>
      <w:r>
        <w:rPr>
          <w:rFonts w:asciiTheme="minorBidi" w:hAnsiTheme="minorBidi" w:hint="cs"/>
          <w:sz w:val="32"/>
          <w:szCs w:val="32"/>
          <w:cs/>
        </w:rPr>
        <w:t>แ</w:t>
      </w:r>
      <w:r w:rsidRPr="00FF5721">
        <w:rPr>
          <w:rFonts w:asciiTheme="minorBidi" w:hAnsiTheme="minorBidi" w:hint="cs"/>
          <w:sz w:val="32"/>
          <w:szCs w:val="32"/>
          <w:cs/>
        </w:rPr>
        <w:t>บบอัตโนมัติ</w:t>
      </w:r>
      <w:r>
        <w:rPr>
          <w:rFonts w:asciiTheme="minorBidi" w:hAnsiTheme="minorBidi" w:hint="cs"/>
          <w:sz w:val="32"/>
          <w:szCs w:val="32"/>
          <w:cs/>
        </w:rPr>
        <w:t xml:space="preserve">ด้วยเทคโนโลยี </w:t>
      </w:r>
      <w:r>
        <w:rPr>
          <w:rFonts w:asciiTheme="minorBidi" w:hAnsiTheme="minorBidi"/>
          <w:sz w:val="32"/>
          <w:szCs w:val="32"/>
        </w:rPr>
        <w:t xml:space="preserve">Text Mining </w:t>
      </w:r>
      <w:r>
        <w:rPr>
          <w:rFonts w:asciiTheme="minorBidi" w:hAnsiTheme="minorBidi" w:hint="cs"/>
          <w:sz w:val="32"/>
          <w:szCs w:val="32"/>
          <w:cs/>
        </w:rPr>
        <w:t xml:space="preserve">และ </w:t>
      </w:r>
      <w:r>
        <w:rPr>
          <w:rFonts w:asciiTheme="minorBidi" w:hAnsiTheme="minorBidi"/>
          <w:sz w:val="32"/>
          <w:szCs w:val="32"/>
        </w:rPr>
        <w:t>Machine Learning</w:t>
      </w:r>
      <w:r w:rsidRPr="00937A2C">
        <w:rPr>
          <w:rFonts w:asciiTheme="minorBidi" w:hAnsiTheme="minorBidi"/>
          <w:sz w:val="32"/>
          <w:szCs w:val="32"/>
          <w:cs/>
        </w:rPr>
        <w:t xml:space="preserve"> คือการสร้าง </w:t>
      </w:r>
      <w:r w:rsidRPr="00937A2C">
        <w:rPr>
          <w:rFonts w:asciiTheme="minorBidi" w:hAnsiTheme="minorBidi"/>
          <w:sz w:val="32"/>
          <w:szCs w:val="32"/>
        </w:rPr>
        <w:t xml:space="preserve">knowledge sharing platform </w:t>
      </w:r>
      <w:r w:rsidRPr="00937A2C">
        <w:rPr>
          <w:rFonts w:asciiTheme="minorBidi" w:hAnsiTheme="minorBidi"/>
          <w:sz w:val="32"/>
          <w:szCs w:val="32"/>
          <w:cs/>
        </w:rPr>
        <w:t xml:space="preserve">ที่จะช่วยรวบรวมข้อมูลรายงานตัวอย่างการเรียนการสอนที่ดี </w:t>
      </w:r>
      <w:r w:rsidRPr="00937A2C">
        <w:rPr>
          <w:rFonts w:asciiTheme="minorBidi" w:hAnsiTheme="minorBidi"/>
          <w:sz w:val="32"/>
          <w:szCs w:val="32"/>
        </w:rPr>
        <w:t xml:space="preserve">(best practice) </w:t>
      </w:r>
      <w:r w:rsidRPr="00937A2C">
        <w:rPr>
          <w:rFonts w:asciiTheme="minorBidi" w:hAnsiTheme="minorBidi"/>
          <w:sz w:val="32"/>
          <w:szCs w:val="32"/>
          <w:cs/>
        </w:rPr>
        <w:t>มาทำการคัดแยก จัดหมวดหมู่ เพื่อให้คุณครูสามารถสืบค้นข้อมูลได้อย่างมีประสิทธิภาพและรวดเร็ว สามา</w:t>
      </w:r>
      <w:r>
        <w:rPr>
          <w:rFonts w:asciiTheme="minorBidi" w:hAnsiTheme="minorBidi"/>
          <w:sz w:val="32"/>
          <w:szCs w:val="32"/>
          <w:cs/>
        </w:rPr>
        <w:t>รถนำความรู้ไปพัฒนาและปรับใช้ตาม</w:t>
      </w:r>
      <w:r w:rsidRPr="00937A2C">
        <w:rPr>
          <w:rFonts w:asciiTheme="minorBidi" w:hAnsiTheme="minorBidi"/>
          <w:sz w:val="32"/>
          <w:szCs w:val="32"/>
          <w:cs/>
        </w:rPr>
        <w:t xml:space="preserve">เพื่อให้เกิดการเรียนการสอนที่ดีที่จะช่วยพัฒนาศักยภาพของเด็กนักเรียนได้ โดย </w:t>
      </w:r>
      <w:r w:rsidRPr="00937A2C">
        <w:rPr>
          <w:rFonts w:asciiTheme="minorBidi" w:hAnsiTheme="minorBidi"/>
          <w:sz w:val="32"/>
          <w:szCs w:val="32"/>
        </w:rPr>
        <w:t xml:space="preserve">platform </w:t>
      </w:r>
      <w:r w:rsidRPr="00937A2C">
        <w:rPr>
          <w:rFonts w:asciiTheme="minorBidi" w:hAnsiTheme="minorBidi"/>
          <w:sz w:val="32"/>
          <w:szCs w:val="32"/>
          <w:cs/>
        </w:rPr>
        <w:t>มีขอบเขต ดังนี้</w:t>
      </w:r>
    </w:p>
    <w:p w:rsidR="00E86FF1" w:rsidRPr="00B84433" w:rsidRDefault="00E86FF1" w:rsidP="00B84433">
      <w:pPr>
        <w:pStyle w:val="ListParagraph"/>
        <w:numPr>
          <w:ilvl w:val="0"/>
          <w:numId w:val="10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B84433">
        <w:rPr>
          <w:rFonts w:asciiTheme="minorBidi" w:hAnsiTheme="minorBidi" w:hint="cs"/>
          <w:sz w:val="32"/>
          <w:szCs w:val="32"/>
          <w:cs/>
        </w:rPr>
        <w:t>สร้างเครื่องมือสำหรับ</w:t>
      </w:r>
      <w:r w:rsidRPr="00B84433">
        <w:rPr>
          <w:rFonts w:asciiTheme="minorBidi" w:hAnsiTheme="minorBidi"/>
          <w:sz w:val="32"/>
          <w:szCs w:val="32"/>
          <w:cs/>
        </w:rPr>
        <w:t xml:space="preserve">รับไฟล์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PDF/text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และ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ดึงข้อความภาษาไทยในแต่ละ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ย่อหน้า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ออกมา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 โดยข้อความจะถูกประมวลผล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Text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และใส่เข้าใน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Machine Learning Model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เพื่อติด </w:t>
      </w:r>
      <w:r w:rsidRPr="00B84433">
        <w:rPr>
          <w:rFonts w:asciiTheme="minorBidi" w:hAnsiTheme="minorBidi"/>
          <w:sz w:val="32"/>
          <w:szCs w:val="32"/>
          <w:lang w:eastAsia="ja-JP"/>
        </w:rPr>
        <w:t>Tag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 xml:space="preserve"> ที่เกี่ยวข้องกับเนื้อหาต่อไป</w:t>
      </w:r>
    </w:p>
    <w:p w:rsidR="00E86FF1" w:rsidRPr="00B84433" w:rsidRDefault="00E86FF1" w:rsidP="00B84433">
      <w:pPr>
        <w:pStyle w:val="ListParagraph"/>
        <w:numPr>
          <w:ilvl w:val="0"/>
          <w:numId w:val="4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B84433">
        <w:rPr>
          <w:rFonts w:asciiTheme="minorBidi" w:hAnsiTheme="minorBidi"/>
          <w:sz w:val="32"/>
          <w:szCs w:val="32"/>
          <w:cs/>
        </w:rPr>
        <w:t xml:space="preserve">สร้าง </w:t>
      </w:r>
      <w:r w:rsidRPr="00B84433">
        <w:rPr>
          <w:rFonts w:asciiTheme="minorBidi" w:hAnsiTheme="minorBidi"/>
          <w:sz w:val="32"/>
          <w:szCs w:val="32"/>
        </w:rPr>
        <w:t xml:space="preserve">Machine learning model </w:t>
      </w:r>
      <w:r w:rsidRPr="00B84433">
        <w:rPr>
          <w:rFonts w:asciiTheme="minorBidi" w:hAnsiTheme="minorBidi"/>
          <w:sz w:val="32"/>
          <w:szCs w:val="32"/>
          <w:cs/>
        </w:rPr>
        <w:t>ที่สามารถรับข้อมูล</w:t>
      </w:r>
      <w:r w:rsidRPr="00B84433">
        <w:rPr>
          <w:rFonts w:asciiTheme="minorBidi" w:hAnsiTheme="minorBidi" w:hint="cs"/>
          <w:sz w:val="32"/>
          <w:szCs w:val="32"/>
          <w:cs/>
        </w:rPr>
        <w:t>จากไฟล์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 text 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ภาษาไทยที่ได้จากขั้นตอนที่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4.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1 และทำการติด 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สำหรับ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>แต่ละ</w:t>
      </w:r>
      <w:r w:rsidRPr="00B84433">
        <w:rPr>
          <w:rFonts w:asciiTheme="minorBidi" w:hAnsiTheme="minorBidi" w:hint="cs"/>
          <w:sz w:val="32"/>
          <w:szCs w:val="32"/>
          <w:cs/>
          <w:lang w:eastAsia="ja-JP"/>
        </w:rPr>
        <w:t>ย่อหน้า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โดยวิธีการ</w:t>
      </w:r>
      <w:r w:rsidRPr="00B84433">
        <w:rPr>
          <w:rFonts w:asciiTheme="minorBidi" w:hAnsiTheme="minorBidi"/>
          <w:sz w:val="32"/>
          <w:szCs w:val="32"/>
          <w:lang w:eastAsia="ja-JP"/>
        </w:rPr>
        <w:t xml:space="preserve"> supervised classification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ซึ่งจะแบ่งเป็น </w:t>
      </w:r>
      <w:r w:rsidRPr="00B84433">
        <w:rPr>
          <w:rFonts w:asciiTheme="minorBidi" w:hAnsiTheme="minorBidi"/>
          <w:sz w:val="32"/>
          <w:szCs w:val="32"/>
          <w:lang w:eastAsia="ja-JP"/>
        </w:rPr>
        <w:t>2</w:t>
      </w:r>
      <w:r w:rsidRPr="00B84433">
        <w:rPr>
          <w:rFonts w:asciiTheme="minorBidi" w:hAnsiTheme="minorBidi"/>
          <w:sz w:val="32"/>
          <w:szCs w:val="32"/>
          <w:cs/>
          <w:lang w:eastAsia="ja-JP"/>
        </w:rPr>
        <w:t xml:space="preserve"> ขั้นตอนคือ</w:t>
      </w:r>
    </w:p>
    <w:p w:rsidR="00E86FF1" w:rsidRDefault="00E86FF1" w:rsidP="006877B6">
      <w:pPr>
        <w:pStyle w:val="ListParagraph"/>
        <w:numPr>
          <w:ilvl w:val="1"/>
          <w:numId w:val="4"/>
        </w:numPr>
        <w:ind w:left="1418"/>
        <w:jc w:val="thaiDistribute"/>
        <w:rPr>
          <w:rFonts w:asciiTheme="minorBidi" w:hAnsiTheme="minorBidi"/>
          <w:sz w:val="32"/>
          <w:szCs w:val="32"/>
        </w:rPr>
      </w:pP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เครื่องมือสำหรับ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การ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 train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model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โดย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จะรับ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text 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และ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ของ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ย่อหน้าต่างจากผู้เชี่ยวชาญและนำมาปรับจนได้โมเดลทางคณิตศาสตร์ที่เหมาะสม</w:t>
      </w:r>
    </w:p>
    <w:p w:rsidR="00E86FF1" w:rsidRPr="00D4618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</w:rPr>
      </w:pP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เครื่องมือสำหรับ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การทำ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 xml:space="preserve">นายหรือการติด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อัตโนมัติด้วยโมเดลทางคณิตศาสตร์ที่พัฒนาขึ้น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จะรับ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ข้อความภาษาไทย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เป็น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 xml:space="preserve">อินพุธและทำการติด </w:t>
      </w:r>
      <w:r w:rsidRPr="00D46186">
        <w:rPr>
          <w:rFonts w:asciiTheme="minorBidi" w:hAnsiTheme="minorBidi"/>
          <w:sz w:val="32"/>
          <w:szCs w:val="32"/>
          <w:lang w:eastAsia="ja-JP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ให้ย่อหน้าต่างๆที่อธิบายประเด็นสำคัญของหนังสือ/รายงานแต่ละเล่ม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 xml:space="preserve"> ผลลัพธ์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จะถูก</w:t>
      </w:r>
      <w:r w:rsidRPr="00D46186">
        <w:rPr>
          <w:rFonts w:asciiTheme="minorBidi" w:hAnsiTheme="minorBidi"/>
          <w:sz w:val="32"/>
          <w:szCs w:val="32"/>
          <w:cs/>
          <w:lang w:eastAsia="ja-JP"/>
        </w:rPr>
        <w:t>เก็บลงใน</w:t>
      </w:r>
      <w:r w:rsidRPr="00D46186">
        <w:rPr>
          <w:rFonts w:asciiTheme="minorBidi" w:hAnsiTheme="minorBidi" w:hint="cs"/>
          <w:sz w:val="32"/>
          <w:szCs w:val="32"/>
          <w:cs/>
          <w:lang w:eastAsia="ja-JP"/>
        </w:rPr>
        <w:t>ฐานข้อมูลเพื่อการสืบค้นต่อไป</w:t>
      </w:r>
    </w:p>
    <w:p w:rsidR="00E86FF1" w:rsidRPr="00DB15E8" w:rsidRDefault="00E86FF1" w:rsidP="001C3281">
      <w:pPr>
        <w:pStyle w:val="ListParagraph"/>
        <w:numPr>
          <w:ilvl w:val="0"/>
          <w:numId w:val="4"/>
        </w:numPr>
        <w:ind w:left="426"/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t xml:space="preserve">สร้าง </w:t>
      </w:r>
      <w:r w:rsidRPr="00937A2C">
        <w:rPr>
          <w:rFonts w:asciiTheme="minorBidi" w:hAnsiTheme="minorBidi"/>
          <w:sz w:val="32"/>
          <w:szCs w:val="32"/>
        </w:rPr>
        <w:t xml:space="preserve">Web application </w:t>
      </w:r>
      <w:r>
        <w:rPr>
          <w:rFonts w:asciiTheme="minorBidi" w:hAnsiTheme="minorBidi" w:hint="cs"/>
          <w:sz w:val="32"/>
          <w:szCs w:val="32"/>
          <w:cs/>
        </w:rPr>
        <w:t>โดยมีคุณสมบัติหลักคือ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สามารถรับไฟล์รายงานในรูปแบบไฟล์ </w:t>
      </w:r>
      <w:r>
        <w:rPr>
          <w:rFonts w:asciiTheme="minorBidi" w:hAnsiTheme="minorBidi"/>
          <w:sz w:val="32"/>
          <w:szCs w:val="32"/>
          <w:lang w:eastAsia="ja-JP"/>
        </w:rPr>
        <w:t xml:space="preserve">text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 </w:t>
      </w:r>
      <w:r>
        <w:rPr>
          <w:rFonts w:asciiTheme="minorBidi" w:hAnsiTheme="minorBidi"/>
          <w:sz w:val="32"/>
          <w:szCs w:val="32"/>
          <w:lang w:eastAsia="ja-JP"/>
        </w:rPr>
        <w:t xml:space="preserve">pdf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เพิ่มเติมจากผู้ใช้ และนำไปประมวลผลโดยใช้ </w:t>
      </w:r>
      <w:r>
        <w:rPr>
          <w:rFonts w:asciiTheme="minorBidi" w:hAnsiTheme="minorBidi"/>
          <w:sz w:val="32"/>
          <w:szCs w:val="32"/>
          <w:lang w:eastAsia="ja-JP"/>
        </w:rPr>
        <w:t xml:space="preserve">Machine Learning Model </w:t>
      </w:r>
      <w:r>
        <w:rPr>
          <w:rFonts w:asciiTheme="minorBidi" w:hAnsiTheme="minorBidi" w:hint="cs"/>
          <w:sz w:val="32"/>
          <w:szCs w:val="32"/>
          <w:cs/>
          <w:lang w:eastAsia="ja-JP"/>
        </w:rPr>
        <w:t>ในหัวข้อที่ 4.2 ซึ่งจะทำการ</w:t>
      </w:r>
      <w:r w:rsidRPr="00DB15E8">
        <w:rPr>
          <w:rFonts w:asciiTheme="minorBidi" w:hAnsiTheme="minorBidi" w:hint="cs"/>
          <w:sz w:val="32"/>
          <w:szCs w:val="32"/>
          <w:cs/>
          <w:lang w:eastAsia="ja-JP"/>
        </w:rPr>
        <w:t xml:space="preserve">ติด </w:t>
      </w:r>
      <w:r w:rsidRPr="00DB15E8">
        <w:rPr>
          <w:rFonts w:asciiTheme="minorBidi" w:hAnsiTheme="minorBidi"/>
          <w:sz w:val="32"/>
          <w:szCs w:val="32"/>
          <w:lang w:eastAsia="ja-JP"/>
        </w:rPr>
        <w:t>tag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  <w:r>
        <w:rPr>
          <w:rFonts w:asciiTheme="minorBidi" w:hAnsiTheme="minorBidi" w:hint="cs"/>
          <w:sz w:val="32"/>
          <w:szCs w:val="32"/>
          <w:cs/>
          <w:lang w:eastAsia="ja-JP"/>
        </w:rPr>
        <w:t>โดยอัตโนมัติและเก็บลงฐานข้อมูล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</w:t>
      </w:r>
      <w:r w:rsidRPr="00937A2C">
        <w:rPr>
          <w:rFonts w:asciiTheme="minorBidi" w:hAnsiTheme="minorBidi"/>
          <w:sz w:val="32"/>
          <w:szCs w:val="32"/>
          <w:cs/>
        </w:rPr>
        <w:t xml:space="preserve">สืบค้นข้อมูลตัวอย่างการเรียนการสอนที่ดี </w:t>
      </w:r>
      <w:r>
        <w:rPr>
          <w:rFonts w:asciiTheme="minorBidi" w:hAnsiTheme="minorBidi" w:hint="cs"/>
          <w:sz w:val="32"/>
          <w:szCs w:val="32"/>
          <w:cs/>
        </w:rPr>
        <w:t xml:space="preserve">โดยผ่านการพิมพ์ข้อความหรือคีย์เวิร์ดลงในช่อง </w:t>
      </w:r>
      <w:r>
        <w:rPr>
          <w:rFonts w:asciiTheme="minorBidi" w:hAnsiTheme="minorBidi"/>
          <w:sz w:val="32"/>
          <w:szCs w:val="32"/>
        </w:rPr>
        <w:t>Search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หรือผ่านการคลิกเลือกจากเมนู </w:t>
      </w:r>
      <w:r>
        <w:rPr>
          <w:rFonts w:asciiTheme="minorBidi" w:hAnsiTheme="minorBidi"/>
          <w:sz w:val="32"/>
          <w:szCs w:val="32"/>
          <w:lang w:eastAsia="ja-JP"/>
        </w:rPr>
        <w:t xml:space="preserve">Advance Filter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หรือจากการคลิกบนหน้าจอแผนที่ได้ </w:t>
      </w:r>
    </w:p>
    <w:p w:rsidR="00E86FF1" w:rsidRPr="00D46186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 w:rsidRPr="00D46186">
        <w:rPr>
          <w:rFonts w:asciiTheme="minorBidi" w:hAnsiTheme="minorBidi" w:hint="cs"/>
          <w:sz w:val="32"/>
          <w:szCs w:val="32"/>
          <w:cs/>
        </w:rPr>
        <w:t>สามารถแสดงผลการสืบค้น</w:t>
      </w:r>
      <w:r>
        <w:rPr>
          <w:rFonts w:asciiTheme="minorBidi" w:hAnsiTheme="minorBidi" w:hint="cs"/>
          <w:sz w:val="32"/>
          <w:szCs w:val="32"/>
          <w:cs/>
        </w:rPr>
        <w:t>ใน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หลายระดับ คือประเภทเอกสาร หมวดหมู่ของ </w:t>
      </w:r>
      <w:r w:rsidRPr="00D46186">
        <w:rPr>
          <w:rFonts w:asciiTheme="minorBidi" w:hAnsiTheme="minorBidi"/>
          <w:sz w:val="32"/>
          <w:szCs w:val="32"/>
        </w:rPr>
        <w:t xml:space="preserve">tag </w:t>
      </w:r>
      <w:r w:rsidRPr="00D46186">
        <w:rPr>
          <w:rFonts w:asciiTheme="minorBidi" w:hAnsiTheme="minorBidi" w:hint="cs"/>
          <w:sz w:val="32"/>
          <w:szCs w:val="32"/>
          <w:cs/>
        </w:rPr>
        <w:t>และตัวอย่างข้อความที่สำคัญ โดยการแสดงผลสามารถแสดง</w:t>
      </w:r>
      <w:r>
        <w:rPr>
          <w:rFonts w:asciiTheme="minorBidi" w:hAnsiTheme="minorBidi" w:hint="cs"/>
          <w:sz w:val="32"/>
          <w:szCs w:val="32"/>
          <w:cs/>
        </w:rPr>
        <w:t>ในรูปแบบ</w:t>
      </w:r>
      <w:r w:rsidRPr="00D46186">
        <w:rPr>
          <w:rFonts w:asciiTheme="minorBidi" w:hAnsiTheme="minorBidi" w:hint="cs"/>
          <w:sz w:val="32"/>
          <w:szCs w:val="32"/>
          <w:cs/>
        </w:rPr>
        <w:t>แผนที่</w:t>
      </w:r>
      <w:r>
        <w:rPr>
          <w:rFonts w:asciiTheme="minorBidi" w:hAnsiTheme="minorBidi" w:hint="cs"/>
          <w:sz w:val="32"/>
          <w:szCs w:val="32"/>
          <w:cs/>
        </w:rPr>
        <w:t xml:space="preserve">หรือ </w:t>
      </w:r>
      <w:r>
        <w:rPr>
          <w:rFonts w:asciiTheme="minorBidi" w:hAnsiTheme="minorBidi"/>
          <w:sz w:val="32"/>
          <w:szCs w:val="32"/>
        </w:rPr>
        <w:t>Formatted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 xml:space="preserve">Text </w:t>
      </w:r>
      <w:r w:rsidRPr="00D46186">
        <w:rPr>
          <w:rFonts w:asciiTheme="minorBidi" w:hAnsiTheme="minorBidi" w:hint="cs"/>
          <w:sz w:val="32"/>
          <w:szCs w:val="32"/>
          <w:cs/>
        </w:rPr>
        <w:t>ได้</w:t>
      </w:r>
      <w:r>
        <w:rPr>
          <w:rFonts w:asciiTheme="minorBidi" w:hAnsiTheme="minorBidi" w:hint="cs"/>
          <w:sz w:val="32"/>
          <w:szCs w:val="32"/>
          <w:cs/>
        </w:rPr>
        <w:t xml:space="preserve"> นอกจากนี้</w:t>
      </w:r>
      <w:r w:rsidRPr="00D46186">
        <w:rPr>
          <w:rFonts w:asciiTheme="minorBidi" w:hAnsiTheme="minorBidi" w:hint="cs"/>
          <w:sz w:val="32"/>
          <w:szCs w:val="32"/>
          <w:cs/>
        </w:rPr>
        <w:t>ผู้ใช้</w:t>
      </w:r>
      <w:r>
        <w:rPr>
          <w:rFonts w:asciiTheme="minorBidi" w:hAnsiTheme="minorBidi" w:hint="cs"/>
          <w:sz w:val="32"/>
          <w:szCs w:val="32"/>
          <w:cs/>
        </w:rPr>
        <w:t>ระบบจ</w:t>
      </w:r>
      <w:r w:rsidRPr="00D46186">
        <w:rPr>
          <w:rFonts w:asciiTheme="minorBidi" w:hAnsiTheme="minorBidi" w:hint="cs"/>
          <w:sz w:val="32"/>
          <w:szCs w:val="32"/>
          <w:cs/>
        </w:rPr>
        <w:t>ะสามารถดาวน์โหลดไฟล์ต้นฉบับ</w:t>
      </w:r>
      <w:r>
        <w:rPr>
          <w:rFonts w:asciiTheme="minorBidi" w:hAnsiTheme="minorBidi" w:hint="cs"/>
          <w:sz w:val="32"/>
          <w:szCs w:val="32"/>
          <w:cs/>
        </w:rPr>
        <w:t>ออกจากระบบ</w:t>
      </w:r>
      <w:r w:rsidRPr="00D46186">
        <w:rPr>
          <w:rFonts w:asciiTheme="minorBidi" w:hAnsiTheme="minorBidi" w:hint="cs"/>
          <w:sz w:val="32"/>
          <w:szCs w:val="32"/>
          <w:cs/>
        </w:rPr>
        <w:t xml:space="preserve">ได้หากต้องการ </w:t>
      </w:r>
    </w:p>
    <w:p w:rsidR="00E86FF1" w:rsidRDefault="00E86FF1" w:rsidP="00E86FF1">
      <w:pPr>
        <w:pStyle w:val="ListParagraph"/>
        <w:numPr>
          <w:ilvl w:val="1"/>
          <w:numId w:val="4"/>
        </w:numPr>
        <w:jc w:val="thaiDistribute"/>
        <w:rPr>
          <w:rFonts w:asciiTheme="minorBidi" w:hAnsiTheme="minorBidi"/>
          <w:sz w:val="32"/>
          <w:szCs w:val="32"/>
          <w:lang w:eastAsia="ja-JP"/>
        </w:rPr>
      </w:pPr>
      <w:r>
        <w:rPr>
          <w:rFonts w:asciiTheme="minorBidi" w:hAnsiTheme="minorBidi" w:hint="cs"/>
          <w:sz w:val="32"/>
          <w:szCs w:val="32"/>
          <w:cs/>
        </w:rPr>
        <w:t xml:space="preserve">ผู้ใช้ระบบสามารถให้ </w:t>
      </w:r>
      <w:r>
        <w:rPr>
          <w:rFonts w:asciiTheme="minorBidi" w:hAnsiTheme="minorBidi"/>
          <w:sz w:val="32"/>
          <w:szCs w:val="32"/>
        </w:rPr>
        <w:t xml:space="preserve">review </w:t>
      </w:r>
      <w:r>
        <w:rPr>
          <w:rFonts w:asciiTheme="minorBidi" w:hAnsiTheme="minorBidi" w:hint="cs"/>
          <w:sz w:val="32"/>
          <w:szCs w:val="32"/>
          <w:cs/>
        </w:rPr>
        <w:t xml:space="preserve">และ กด </w:t>
      </w:r>
      <w:r>
        <w:rPr>
          <w:rFonts w:asciiTheme="minorBidi" w:hAnsiTheme="minorBidi"/>
          <w:sz w:val="32"/>
          <w:szCs w:val="32"/>
        </w:rPr>
        <w:t xml:space="preserve">Like </w:t>
      </w:r>
      <w:r>
        <w:rPr>
          <w:rFonts w:asciiTheme="minorBidi" w:hAnsiTheme="minorBidi" w:hint="cs"/>
          <w:sz w:val="32"/>
          <w:szCs w:val="32"/>
          <w:cs/>
        </w:rPr>
        <w:t>ข้อความ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และแชร์บทความที่น่าสนใจบน </w:t>
      </w:r>
      <w:r>
        <w:rPr>
          <w:rFonts w:asciiTheme="minorBidi" w:hAnsiTheme="minorBidi"/>
          <w:sz w:val="32"/>
          <w:szCs w:val="32"/>
          <w:lang w:eastAsia="ja-JP"/>
        </w:rPr>
        <w:t xml:space="preserve">Facebook </w:t>
      </w:r>
      <w:r>
        <w:rPr>
          <w:rFonts w:asciiTheme="minorBidi" w:hAnsiTheme="minorBidi" w:hint="cs"/>
          <w:sz w:val="32"/>
          <w:szCs w:val="32"/>
          <w:cs/>
          <w:lang w:eastAsia="ja-JP"/>
        </w:rPr>
        <w:t xml:space="preserve">ได้ </w:t>
      </w:r>
      <w:r>
        <w:rPr>
          <w:rFonts w:asciiTheme="minorBidi" w:hAnsiTheme="minorBidi" w:hint="cs"/>
          <w:sz w:val="32"/>
          <w:szCs w:val="32"/>
          <w:cs/>
        </w:rPr>
        <w:t xml:space="preserve">ซึ่งระบบจะนำข้อมูล </w:t>
      </w:r>
      <w:r>
        <w:rPr>
          <w:rFonts w:asciiTheme="minorBidi" w:hAnsiTheme="minorBidi"/>
          <w:sz w:val="32"/>
          <w:szCs w:val="32"/>
        </w:rPr>
        <w:t xml:space="preserve">Review/Like/Share </w:t>
      </w:r>
      <w:r>
        <w:rPr>
          <w:rFonts w:asciiTheme="minorBidi" w:hAnsiTheme="minorBidi" w:hint="cs"/>
          <w:sz w:val="32"/>
          <w:szCs w:val="32"/>
          <w:cs/>
        </w:rPr>
        <w:t>ไปใช้ในการจัดอันดับข้อความและรายงานต่อไป</w:t>
      </w:r>
      <w:r>
        <w:rPr>
          <w:rFonts w:asciiTheme="minorBidi" w:hAnsiTheme="minorBidi"/>
          <w:sz w:val="32"/>
          <w:szCs w:val="32"/>
          <w:lang w:eastAsia="ja-JP"/>
        </w:rPr>
        <w:t xml:space="preserve"> </w:t>
      </w:r>
    </w:p>
    <w:p w:rsidR="006B49C3" w:rsidRPr="00E86FF1" w:rsidRDefault="006B49C3" w:rsidP="006B49C3">
      <w:pPr>
        <w:pStyle w:val="ListParagraph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br w:type="page"/>
      </w:r>
    </w:p>
    <w:p w:rsidR="00A964B6" w:rsidRPr="006B49C3" w:rsidRDefault="00A964B6" w:rsidP="00A964B6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lastRenderedPageBreak/>
        <w:t>ขั้นตอนการทำงานและระยะเวลาการดำเนินงาน</w:t>
      </w:r>
    </w:p>
    <w:p w:rsidR="00A964B6" w:rsidRDefault="00AD0809" w:rsidP="00AD0809">
      <w:pPr>
        <w:pStyle w:val="ListParagraph"/>
        <w:ind w:left="360"/>
        <w:jc w:val="center"/>
        <w:rPr>
          <w:ins w:id="231" w:author="Intouch Sangkrajang" w:date="2016-11-14T18:10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67FB1B92" wp14:editId="367610AA">
            <wp:extent cx="8181506" cy="3168000"/>
            <wp:effectExtent l="0" t="762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1506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pStyle w:val="ListParagraph"/>
        <w:ind w:left="360"/>
        <w:jc w:val="center"/>
        <w:rPr>
          <w:ins w:id="232" w:author="Intouch Sangkrajang" w:date="2016-11-14T18:11:00Z"/>
          <w:rFonts w:ascii="TH Sarabun New" w:hAnsi="TH Sarabun New" w:cs="TH Sarabun New"/>
          <w:sz w:val="32"/>
          <w:szCs w:val="32"/>
          <w:cs/>
          <w:lang w:eastAsia="ja-JP"/>
        </w:rPr>
      </w:pPr>
      <w:ins w:id="233" w:author="Intouch Sangkrajang" w:date="2016-11-14T18:11:00Z"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 xml:space="preserve">ภาพที่ 1.1 </w:t>
        </w:r>
        <w:r>
          <w:rPr>
            <w:rFonts w:ascii="TH Sarabun New" w:hAnsi="TH Sarabun New" w:cs="TH Sarabun New"/>
            <w:sz w:val="32"/>
            <w:szCs w:val="32"/>
            <w:lang w:eastAsia="ja-JP"/>
          </w:rPr>
          <w:t xml:space="preserve">Gantt Chart </w:t>
        </w:r>
        <w:r>
          <w:rPr>
            <w:rFonts w:ascii="TH Sarabun New" w:hAnsi="TH Sarabun New" w:cs="TH Sarabun New" w:hint="cs"/>
            <w:sz w:val="32"/>
            <w:szCs w:val="32"/>
            <w:cs/>
            <w:lang w:eastAsia="ja-JP"/>
          </w:rPr>
          <w:t>แสดงขั้นตอนและระยะเวลาการทำงาน</w:t>
        </w:r>
      </w:ins>
    </w:p>
    <w:p w:rsidR="00546DA5" w:rsidRPr="006B49C3" w:rsidDel="00546DA5" w:rsidRDefault="00546DA5" w:rsidP="003D6D45">
      <w:pPr>
        <w:pStyle w:val="ListParagraph"/>
        <w:ind w:left="360"/>
        <w:jc w:val="center"/>
        <w:rPr>
          <w:del w:id="234" w:author="Intouch Sangkrajang" w:date="2016-11-14T18:11:00Z"/>
          <w:rFonts w:ascii="TH SarabunPSK" w:hAnsi="TH SarabunPSK" w:cs="TH SarabunPSK" w:hint="cs"/>
          <w:sz w:val="32"/>
          <w:szCs w:val="32"/>
          <w:cs/>
          <w:lang w:eastAsia="ja-JP"/>
        </w:rPr>
      </w:pPr>
    </w:p>
    <w:p w:rsidR="006B49C3" w:rsidDel="00546DA5" w:rsidRDefault="006B49C3">
      <w:pPr>
        <w:jc w:val="center"/>
        <w:rPr>
          <w:del w:id="235" w:author="Intouch Sangkrajang" w:date="2016-11-14T18:11:00Z"/>
          <w:rFonts w:ascii="TH SarabunPSK" w:hAnsi="TH SarabunPSK" w:cs="TH SarabunPSK"/>
          <w:b/>
          <w:bCs/>
          <w:sz w:val="32"/>
          <w:szCs w:val="32"/>
          <w:cs/>
          <w:lang w:eastAsia="ja-JP"/>
        </w:rPr>
        <w:pPrChange w:id="236" w:author="Intouch Sangkrajang" w:date="2016-11-14T18:11:00Z">
          <w:pPr/>
        </w:pPrChange>
      </w:pPr>
      <w:del w:id="237" w:author="Intouch Sangkrajang" w:date="2016-11-14T18:11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  <w:lang w:eastAsia="ja-JP"/>
          </w:rPr>
          <w:br w:type="page"/>
        </w:r>
      </w:del>
    </w:p>
    <w:p w:rsidR="00A964B6" w:rsidRPr="002343DA" w:rsidDel="00546DA5" w:rsidRDefault="000464C8" w:rsidP="003D6D45">
      <w:pPr>
        <w:jc w:val="center"/>
        <w:rPr>
          <w:del w:id="238" w:author="Intouch Sangkrajang" w:date="2016-11-14T18:11:00Z"/>
          <w:rFonts w:ascii="TH SarabunPSK" w:hAnsi="TH SarabunPSK" w:cs="TH SarabunPSK"/>
          <w:b/>
          <w:bCs/>
          <w:sz w:val="40"/>
          <w:szCs w:val="40"/>
          <w:lang w:eastAsia="ja-JP"/>
        </w:rPr>
      </w:pPr>
      <w:r w:rsidRPr="002343DA">
        <w:rPr>
          <w:rFonts w:ascii="TH SarabunPSK" w:hAnsi="TH SarabunPSK" w:cs="TH SarabunPSK"/>
          <w:b/>
          <w:bCs/>
          <w:sz w:val="40"/>
          <w:szCs w:val="40"/>
          <w:cs/>
          <w:lang w:eastAsia="ja-JP"/>
        </w:rPr>
        <w:t xml:space="preserve">บทที่ </w:t>
      </w:r>
      <w:r w:rsidRPr="002343DA">
        <w:rPr>
          <w:rFonts w:ascii="TH SarabunPSK" w:hAnsi="TH SarabunPSK" w:cs="TH SarabunPSK"/>
          <w:b/>
          <w:bCs/>
          <w:sz w:val="40"/>
          <w:szCs w:val="40"/>
          <w:lang w:eastAsia="ja-JP"/>
        </w:rPr>
        <w:t xml:space="preserve">2 </w:t>
      </w:r>
      <w:r w:rsidRPr="002343DA">
        <w:rPr>
          <w:rFonts w:ascii="TH SarabunPSK" w:hAnsi="TH SarabunPSK" w:cs="TH SarabunPSK"/>
          <w:b/>
          <w:bCs/>
          <w:sz w:val="40"/>
          <w:szCs w:val="40"/>
          <w:cs/>
          <w:lang w:eastAsia="ja-JP"/>
        </w:rPr>
        <w:t>ที่มา ทฤษฎีและงานวิจัยที่เกี่ยวข้อง</w:t>
      </w:r>
    </w:p>
    <w:p w:rsidR="00546DA5" w:rsidRPr="002343DA" w:rsidRDefault="00546DA5">
      <w:pPr>
        <w:jc w:val="center"/>
        <w:rPr>
          <w:ins w:id="239" w:author="Intouch Sangkrajang" w:date="2016-11-14T18:11:00Z"/>
          <w:rFonts w:ascii="TH SarabunPSK" w:hAnsi="TH SarabunPSK" w:cs="TH SarabunPSK"/>
          <w:b/>
          <w:bCs/>
          <w:sz w:val="40"/>
          <w:szCs w:val="40"/>
          <w:lang w:eastAsia="ja-JP"/>
        </w:rPr>
      </w:pPr>
    </w:p>
    <w:p w:rsidR="006B49C3" w:rsidDel="00546DA5" w:rsidRDefault="002343DA" w:rsidP="002343DA">
      <w:pPr>
        <w:pStyle w:val="NoSpacing"/>
        <w:rPr>
          <w:del w:id="240" w:author="Intouch Sangkrajang" w:date="2016-11-14T18:11:00Z"/>
          <w:lang w:eastAsia="ja-JP"/>
        </w:rPr>
      </w:pPr>
      <w:r>
        <w:rPr>
          <w:lang w:eastAsia="ja-JP"/>
        </w:rPr>
        <w:br/>
      </w:r>
    </w:p>
    <w:p w:rsidR="006B49C3" w:rsidRPr="006B49C3" w:rsidRDefault="006B49C3" w:rsidP="002343DA">
      <w:pPr>
        <w:pStyle w:val="NoSpacing"/>
        <w:rPr>
          <w:lang w:eastAsia="ja-JP"/>
        </w:rPr>
      </w:pPr>
    </w:p>
    <w:p w:rsidR="000464C8" w:rsidRPr="006B49C3" w:rsidRDefault="003E67D1" w:rsidP="003E67D1">
      <w:p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2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1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การทบทวนวรรณกรรม</w:t>
      </w:r>
    </w:p>
    <w:p w:rsidR="003E67D1" w:rsidRDefault="003E67D1" w:rsidP="006B49C3">
      <w:pPr>
        <w:jc w:val="thaiDistribute"/>
        <w:rPr>
          <w:ins w:id="241" w:author="Intouch Sangkrajang" w:date="2016-11-14T18:11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ในปัจจุบันนี้ มีโปรแกรมสำหรับการแปลง </w:t>
      </w:r>
      <w:r w:rsidRPr="006B49C3">
        <w:rPr>
          <w:rFonts w:ascii="TH SarabunPSK" w:hAnsi="TH SarabunPSK" w:cs="TH SarabunPSK"/>
          <w:sz w:val="32"/>
          <w:szCs w:val="32"/>
        </w:rPr>
        <w:t>unstructured information</w:t>
      </w:r>
      <w:r w:rsidRPr="006B49C3">
        <w:rPr>
          <w:rFonts w:ascii="TH SarabunPSK" w:hAnsi="TH SarabunPSK" w:cs="TH SarabunPSK"/>
          <w:sz w:val="32"/>
          <w:szCs w:val="32"/>
          <w:cs/>
        </w:rPr>
        <w:t>(เอกสาร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รูปภาพ) ให้เป็น </w:t>
      </w:r>
      <w:r w:rsidRPr="006B49C3">
        <w:rPr>
          <w:rFonts w:ascii="TH SarabunPSK" w:hAnsi="TH SarabunPSK" w:cs="TH SarabunPSK"/>
          <w:sz w:val="32"/>
          <w:szCs w:val="32"/>
        </w:rPr>
        <w:t>structured information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SQL tables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ในการแปลงข้อมูลคือ </w:t>
      </w:r>
      <w:r w:rsidRPr="006B49C3">
        <w:rPr>
          <w:rFonts w:ascii="TH SarabunPSK" w:hAnsi="TH SarabunPSK" w:cs="TH SarabunPSK"/>
          <w:sz w:val="32"/>
          <w:szCs w:val="32"/>
        </w:rPr>
        <w:t xml:space="preserve">Deepdive Stanford University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จะเป็นโปรแกรมที่สามารถอ่านข้อมูลในหลากหลายรูปแบบ เช่น ข้อความในรูปแบบ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หรือข้อมูลที่อยู่ในฐานข้อมูล แล้วสามารถนำข้อมูลต่างๆ เหล่านั้นมาเชื่อมโยงกันโดยใช้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และนำมาทำการวิเคราะห์ข้อมูลต่างๆได้ โดยใช้หลักการทำ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document clustering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เช่น การนำบทความที่เขียนไว้และฐานข้อมูลมาสรุปผลร่วมกัน ซึ่งนอกจาก </w:t>
      </w:r>
      <w:r w:rsidRPr="006B49C3">
        <w:rPr>
          <w:rFonts w:ascii="TH SarabunPSK" w:hAnsi="TH SarabunPSK" w:cs="TH SarabunPSK"/>
          <w:sz w:val="32"/>
          <w:szCs w:val="32"/>
        </w:rPr>
        <w:t>Deepdive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แล้ว จะมีโปรแกรมสำหรับดึงข้อมูลจาก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unstructured information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6B49C3">
        <w:rPr>
          <w:rFonts w:ascii="TH SarabunPSK" w:hAnsi="TH SarabunPSK" w:cs="TH SarabunPSK"/>
          <w:sz w:val="32"/>
          <w:szCs w:val="32"/>
        </w:rPr>
        <w:t>AlchemyLangage API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ซึ่งใช้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IBM Watson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โดยจะสามารถอ่านข้อมูลที่เป็น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โดยใช้ข้อมูลเหล่านั้น เทียบกับ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public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</w:rPr>
        <w:t xml:space="preserve">Custom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โดยผลลัพธ์ที่ได้ออกมาจากการใช้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Alchemy API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6B49C3">
        <w:rPr>
          <w:rFonts w:ascii="TH SarabunPSK" w:hAnsi="TH SarabunPSK" w:cs="TH SarabunPSK"/>
          <w:sz w:val="32"/>
          <w:szCs w:val="32"/>
        </w:rPr>
        <w:t xml:space="preserve">Sentiment </w:t>
      </w:r>
      <w:r w:rsidRPr="006B49C3">
        <w:rPr>
          <w:rFonts w:ascii="TH SarabunPSK" w:hAnsi="TH SarabunPSK" w:cs="TH SarabunPSK"/>
          <w:sz w:val="32"/>
          <w:szCs w:val="32"/>
          <w:cs/>
        </w:rPr>
        <w:t>ของคำ</w:t>
      </w:r>
      <w:r w:rsidRPr="006B49C3">
        <w:rPr>
          <w:rFonts w:ascii="TH SarabunPSK" w:hAnsi="TH SarabunPSK" w:cs="TH SarabunPSK"/>
          <w:sz w:val="32"/>
          <w:szCs w:val="32"/>
        </w:rPr>
        <w:t xml:space="preserve">, Name Entity Recognition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Keywords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เป็นต้น หรือ </w:t>
      </w:r>
      <w:r w:rsidRPr="006B49C3">
        <w:rPr>
          <w:rFonts w:ascii="TH SarabunPSK" w:hAnsi="TH SarabunPSK" w:cs="TH SarabunPSK"/>
          <w:sz w:val="32"/>
          <w:szCs w:val="32"/>
        </w:rPr>
        <w:t>Aylien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ที่เป็นโปรแกรมที่รับ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</w:rPr>
        <w:t>และทำการตรวจสอบคำสำคัญ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สรุปของบทความ หรือการสร้าง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hashtag </w:t>
      </w:r>
      <w:r w:rsidRPr="006B49C3">
        <w:rPr>
          <w:rFonts w:ascii="TH SarabunPSK" w:hAnsi="TH SarabunPSK" w:cs="TH SarabunPSK"/>
          <w:sz w:val="32"/>
          <w:szCs w:val="32"/>
          <w:cs/>
        </w:rPr>
        <w:t>จาก</w:t>
      </w:r>
      <w:r w:rsidRPr="006B49C3">
        <w:rPr>
          <w:rFonts w:ascii="TH SarabunPSK" w:hAnsi="TH SarabunPSK" w:cs="TH SarabunPSK"/>
          <w:sz w:val="32"/>
          <w:szCs w:val="32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ของทางระบบที่สร้างไว้ ซึ่งโดยส่วนใหญ่ของโปรแกรมเหล่านี้ จะรองรับสำหรับภาษาในภาษาอังกฤษหรือภาษาที่รากศัพท์มาจากภาษาละติน เนื่องจากมี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ในการจัดการทางภาษาศาสตร์จาก </w:t>
      </w:r>
      <w:r w:rsidRPr="006B49C3">
        <w:rPr>
          <w:rFonts w:ascii="TH SarabunPSK" w:hAnsi="TH SarabunPSK" w:cs="TH SarabunPSK"/>
          <w:sz w:val="32"/>
          <w:szCs w:val="32"/>
        </w:rPr>
        <w:t>NLP Stanford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ทางกลุ่มจึงคิดที่จะพัฒนาเครื่องมือในลักษณะดังกล่าวที่สามารถรองรับภาษาไทยได้ด้วย เพื่อให้สามารถนำเอาเอกสารต่างๆ ที่จัดเก็บไว้เป็นภาษาไทยมาจัดกลุ่มและเก็บลงฐานข้อมูลในลักษณะ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</w:t>
      </w:r>
    </w:p>
    <w:p w:rsidR="00546DA5" w:rsidRPr="006B49C3" w:rsidRDefault="00546DA5" w:rsidP="002343DA">
      <w:pPr>
        <w:pStyle w:val="NoSpacing"/>
        <w:rPr>
          <w:lang w:eastAsia="ja-JP"/>
        </w:rPr>
      </w:pPr>
    </w:p>
    <w:p w:rsidR="003E67D1" w:rsidRPr="006B49C3" w:rsidRDefault="003E67D1" w:rsidP="003E67D1">
      <w:pPr>
        <w:pStyle w:val="ListParagraph"/>
        <w:numPr>
          <w:ilvl w:val="1"/>
          <w:numId w:val="6"/>
        </w:num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เทคนิคและเทคโนโลยีที่เกี่ยวข้อง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Word Segmentation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เป็นวิธีการในการแบ่งคำต่างๆออกจากประโยค โดยในภาษาไทยนั้น รูปแบบของประโยคจะเป็นคำต่อกันโดยไม่มีตัวระบุการจบคำหรือประโยคเหมือนกับภาษาอังกฤษ หรือมีตัวอักษรที่มีความหมายหรือคำที่ชัดเจนแบบภาษาญี่ปุ่น ทำให้จำเป็นจะต้องใช้โปรแกรมเฉพาะในการตัดคำ 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bag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of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words model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เป็นโมเดลในการทำ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mapping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ของคำต่างๆให้กลายเป็นตัวเลข เพื่อที่จะสามารถนำไปใช้ประโยชน์ในเชิงคณิตศาสตร์และการทำสถิติต่างๆต่อไป 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Term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TF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IDF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เป็นวิธีทางสถิติที่จะทำการตรวจสอบคำต่างๆในบทความเพื่อนำไปเปรียบเทียบกับบทความทั้งหมด เพื่อหาอัตราส่วนว่าคำๆนี้มี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ความสำคัญต่อบทความโดยรวมมากน้อยแค่ไหน โดย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จะแบ่งขั้นตอนเป็น 2 ส่วนคือ </w:t>
      </w:r>
      <w:r w:rsidRPr="006B49C3">
        <w:rPr>
          <w:rFonts w:ascii="TH SarabunPSK" w:hAnsi="TH SarabunPSK" w:cs="TH SarabunPSK"/>
          <w:sz w:val="32"/>
          <w:szCs w:val="32"/>
        </w:rPr>
        <w:br/>
        <w:t xml:space="preserve">Term frequency </w:t>
      </w:r>
      <w:r w:rsidRPr="006B49C3">
        <w:rPr>
          <w:rFonts w:ascii="TH SarabunPSK" w:hAnsi="TH SarabunPSK" w:cs="TH SarabunPSK"/>
          <w:sz w:val="32"/>
          <w:szCs w:val="32"/>
          <w:cs/>
        </w:rPr>
        <w:t>โดยในขั้นตอนนี้จะทำการนับจำนวนครั้งที่คำต่างๆปรากฎในบทความหนึ่งๆ และ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 xml:space="preserve">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เป็นนำคำต่างๆในบทความมาเปรียบเทียบกับบทความทั้งหมดและคำนวณหาค่าน้ำหนักความสำคัญนั้นๆจากบทความทั้งหมด โดยการทำ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สามารถใช้ประโยชน์ในการหาคำสำคัญในบทความต่างๆ ซึ่งสามารถนำไปประยุกต์ใช้ได้อย่างหลากหลายเช่น 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Search engine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หรือการทำ </w:t>
      </w:r>
      <w:r w:rsidRPr="006B49C3">
        <w:rPr>
          <w:rFonts w:ascii="TH SarabunPSK" w:hAnsi="TH SarabunPSK" w:cs="TH SarabunPSK"/>
          <w:sz w:val="32"/>
          <w:szCs w:val="32"/>
        </w:rPr>
        <w:t>Text Summarization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Latent Dirichlet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ที่ใช้สำหรับการทำ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จากข้อมูลต่างๆ ที่ใส่เข้าใป ซึ่งจะมีการเรียกใช้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ของคำที่ได้จากการทำ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bag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of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มาทำการหาความถี่ของคำเทียบกับเอกสารต่างๆ และทำการแปลงสร้าง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ความเกี่ยวข้องของ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คำต่างๆ เทียบกับเอกสารอื่นๆที่ได้ทำการเรียนรู้ เพื่อค้นหา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ที่สำคัญสำหรับนำไปใช้งานต่อ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LDA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นั้นจะมองเอกสารเป็นการรวมกันของ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topics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ต่างๆที่ซ่อนอยู่ โดยแต่ละ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จะมีค่า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คำต่อความน่าจะเป็น ซึ่งจะบ่งบอกคำนี้มีความเกี่ยวข้องกับ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ดังกล่าวมากน้อยเพียงใด โดยจะใช้สำหรับการดึง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ที่เกี่ยวข้องต่างๆจาก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เพื่อนำไปใช้สำหรับการ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train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ในขั้นตอนการทำ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classification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</w:p>
    <w:p w:rsidR="00546DA5" w:rsidRDefault="003E67D1" w:rsidP="003D6D45">
      <w:pPr>
        <w:pStyle w:val="ListParagraph"/>
        <w:numPr>
          <w:ilvl w:val="2"/>
          <w:numId w:val="6"/>
        </w:numPr>
        <w:spacing w:line="256" w:lineRule="auto"/>
        <w:jc w:val="thaiDistribute"/>
        <w:rPr>
          <w:ins w:id="242" w:author="Intouch Sangkrajang" w:date="2016-11-14T18:11:00Z"/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Neural network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ที่มีหลักการทำงานที่เลียนแบบการทำงานของโครงสร้างในระบบประสาทของมนุษย์ โดยมีการส่งข้อมูลที่ทำการเรียนรู้อยู่ในระบบเข้าสู่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 และหาค่าน้ำหนักในแต่ละ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แล้วทำการส่งข้อมูลไปยัง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ย่อยๆ ต่างๆ ไปเรื่อยๆ จนได้ผลลัพธ์การจัดกลุ่มที่ดีที่สุด โดยการทำ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neural network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จะช่วยทำให้การระบุว่า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เรื่องหนึ่งๆ 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ที่เรียนรู้หรือไม่ มีความแม่นยำในระดับที่น่าพึงพอใจ</w:t>
      </w:r>
    </w:p>
    <w:p w:rsidR="00546DA5" w:rsidRPr="00546DA5" w:rsidRDefault="00546DA5" w:rsidP="002343DA">
      <w:pPr>
        <w:pStyle w:val="NoSpacing"/>
        <w:rPr>
          <w:rPrChange w:id="243" w:author="Intouch Sangkrajang" w:date="2016-11-14T18:11:00Z">
            <w:rPr/>
          </w:rPrChange>
        </w:rPr>
        <w:pPrChange w:id="244" w:author="Intouch Sangkrajang" w:date="2016-11-14T18:11:00Z">
          <w:pPr>
            <w:pStyle w:val="ListParagraph"/>
            <w:numPr>
              <w:ilvl w:val="2"/>
              <w:numId w:val="6"/>
            </w:numPr>
            <w:spacing w:line="256" w:lineRule="auto"/>
            <w:ind w:hanging="720"/>
            <w:jc w:val="thaiDistribute"/>
          </w:pPr>
        </w:pPrChange>
      </w:pPr>
    </w:p>
    <w:p w:rsidR="003E67D1" w:rsidRPr="006B49C3" w:rsidRDefault="003E67D1" w:rsidP="003E67D1">
      <w:pPr>
        <w:pStyle w:val="ListParagraph"/>
        <w:numPr>
          <w:ilvl w:val="1"/>
          <w:numId w:val="6"/>
        </w:numPr>
        <w:spacing w:line="25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ภาษา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 และซอฟต์แวร์ที่ใช้ในการพัฒนา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Hadoop Distributed File System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HDFS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9</w:t>
      </w:r>
      <w:r w:rsidRPr="006B49C3">
        <w:rPr>
          <w:rFonts w:ascii="TH SarabunPSK" w:hAnsi="TH SarabunPSK" w:cs="TH SarabunPSK"/>
          <w:sz w:val="32"/>
          <w:szCs w:val="32"/>
          <w:cs/>
        </w:rPr>
        <w:t>] เป็นระบบการจัดเก็บข้อมูลที่ออกแบบมาสำหรับการจัดการข้อมูลขนาดใหญ่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ถูกออกแบบมาสำหรับระบบที่มีคอมพิวเตอร์หลายๆ ตัวช่วยกันประมวลผล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>จะเหมาะกับการทำงานในลักษณะ “</w:t>
      </w:r>
      <w:r w:rsidRPr="006B49C3">
        <w:rPr>
          <w:rFonts w:ascii="TH SarabunPSK" w:hAnsi="TH SarabunPSK" w:cs="TH SarabunPSK"/>
          <w:sz w:val="32"/>
          <w:szCs w:val="32"/>
        </w:rPr>
        <w:t>Write once, Read many</w:t>
      </w:r>
      <w:r w:rsidRPr="006B49C3">
        <w:rPr>
          <w:rFonts w:ascii="TH SarabunPSK" w:hAnsi="TH SarabunPSK" w:cs="TH SarabunPSK"/>
          <w:sz w:val="32"/>
          <w:szCs w:val="32"/>
          <w:cs/>
        </w:rPr>
        <w:t>” หรือข้อมูลที่เน้นการอ่านข้อมูลมากกว่าการเขียน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แก้ไข โดยลักษณะการทำงานของ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ที่กล่าวไปข้างต้นนั้น มีความเหมาะสมกับรูปแบบการใช้งานของโครงการนี้เป็นอย่างมาก เนื่องจากข้อมูลที่เข้ามาในระบบนั้น จะถูกเขียนลงไปเพียงครั้งเดียว ไม่มีการแก้ไข และมีการอ่านข้อมูลขึ้นมาหลายๆ ครั้งในระหว่างการทำ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ซึ่งเข้ากันได้ดีกับรูปแบบการใช้งาน </w:t>
      </w:r>
      <w:r w:rsidRPr="006B49C3">
        <w:rPr>
          <w:rFonts w:ascii="TH SarabunPSK" w:hAnsi="TH SarabunPSK" w:cs="TH SarabunPSK"/>
          <w:sz w:val="32"/>
          <w:szCs w:val="32"/>
        </w:rPr>
        <w:t>HDFS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10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ที่มีอยู่ในโปรแกรม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B49C3">
        <w:rPr>
          <w:rFonts w:ascii="TH SarabunPSK" w:hAnsi="TH SarabunPSK" w:cs="TH SarabunPSK"/>
          <w:sz w:val="32"/>
          <w:szCs w:val="32"/>
        </w:rPr>
        <w:t>library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โดยที่สามารถทำงานแบบขนาน (</w:t>
      </w:r>
      <w:r w:rsidRPr="006B49C3">
        <w:rPr>
          <w:rFonts w:ascii="TH SarabunPSK" w:hAnsi="TH SarabunPSK" w:cs="TH SarabunPSK"/>
          <w:sz w:val="32"/>
          <w:szCs w:val="32"/>
        </w:rPr>
        <w:t>Parallel programming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ได้ </w:t>
      </w:r>
      <w:r w:rsidRPr="006B49C3">
        <w:rPr>
          <w:rFonts w:ascii="TH SarabunPSK" w:hAnsi="TH SarabunPSK" w:cs="TH SarabunPSK"/>
          <w:sz w:val="32"/>
          <w:szCs w:val="32"/>
          <w:cs/>
        </w:rPr>
        <w:br/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>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engine </w:t>
      </w:r>
      <w:r w:rsidRPr="006B49C3">
        <w:rPr>
          <w:rFonts w:ascii="TH SarabunPSK" w:hAnsi="TH SarabunPSK" w:cs="TH SarabunPSK"/>
          <w:sz w:val="32"/>
          <w:szCs w:val="32"/>
          <w:cs/>
        </w:rPr>
        <w:t>สำหรับการทำการประมวลผลข้อมูลขนาดใหญ่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ที่สามารถทำงานได้อย่างรวดเร็ว เนื่องจากใช้การประมวลผลในหน่วยความจำหลัก 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>(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memory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ทำให้การเข้าถึงข้อมูลทำให้รวดเร็วมากขึ้น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นี้เป็น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big data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Hadoop </w:t>
      </w:r>
      <w:r w:rsidRPr="006B49C3">
        <w:rPr>
          <w:rFonts w:ascii="TH SarabunPSK" w:hAnsi="TH SarabunPSK" w:cs="TH SarabunPSK"/>
          <w:sz w:val="32"/>
          <w:szCs w:val="32"/>
          <w:cs/>
        </w:rPr>
        <w:t>กันอย่างแพร่หลาย และมีประสิทธิภาพในการทำงานสูง ทำให้ทางกลุ่มเลือกใช้โปรแกรมนี้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Apache 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>Impala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  <w:vertAlign w:val="superscript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เป็นโปรแกรมจัดการฐานข้อมูลแบบ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ที่ถูกออกแบบมาให้ใช้งานร่วมกับ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จะเหมาะกับการเก็บข้อมูลที่ต้องการนำมาวิเคราะห์แบบรวดเร็ว เนื่องจากตัวโปรแกรมมี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latency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ต่ำและมี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throughput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ที่สูง และยังมีความสามารถในการเพิ่มประสิทธิภาพของระบบได้ง่าย (</w:t>
      </w:r>
      <w:r w:rsidR="00200793" w:rsidRPr="006B49C3">
        <w:rPr>
          <w:rFonts w:ascii="TH SarabunPSK" w:hAnsi="TH SarabunPSK" w:cs="TH SarabunPSK"/>
          <w:sz w:val="32"/>
          <w:szCs w:val="32"/>
        </w:rPr>
        <w:t>Scalable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) ซึ่งฐานข้อมูลของโครงงานนี้มีปริมาณมาก และต้องการความรวดเร็วในการใช้งานเวลาผู้ใช้ค้นหาข้อมูล ทำให้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มีความเหมาะสมกับงานมากที่สุด ทั้งด้านความสามารถในการจัดการฐานข้อมูลขนาดใหญ่ และประสิทธิภาพในการเรียกใช้งานข้อมูล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Apache HBase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12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เป็นโปรแกรมจัดการฐานข้อมูลแบบ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>NoSQL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ที่เป็น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ที่ถูกใช้งานร่วมกัน </w:t>
      </w:r>
      <w:r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จะมีความยืดหยุ่นด้านโครงสร้างมากกว่าฐานข้อมูลแบบ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ดังนั้น ทางกลุ่มจึงนำ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มาใช้งานร่วมกันกับ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เพื่อเก็บข้อมูลที่เหมาะสมลงในฐานข้อมูลแต่ละโปรแกรม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จะเก็บข้อมูลจำพวกเนื้อหาของแต่ละเอกสารที่ถูกแบ่งย่อหน้าแล้ว ซึ่งจำนวนย่อหน้าของแต่ละเอกสารจะมีไม่เท่ากัน ดังนั้นฐานข้อมูลแบบ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จึงเหมาะสมกับการเก็บข้อมูลลักษณะนี้ ส่วน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ที่เป็นฐานข้อมูลแบบ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จะจัดเก็บข้อมูลเรื่อง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ของแต่ละย่อหน้าไว้ เพื่อให้สามารถทำการ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>ผ่านหน้าเว็บไซต์ได้อย่างรวดเร็ว</w:t>
      </w:r>
    </w:p>
    <w:p w:rsidR="00E564DF" w:rsidRPr="006B49C3" w:rsidRDefault="003E67D1" w:rsidP="00E564DF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b/>
          <w:bCs/>
          <w:sz w:val="32"/>
          <w:szCs w:val="32"/>
        </w:rPr>
        <w:t>PDFBox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13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เป็นโปรแกรมสำหรับการแปลงไฟล์ในรูปแบบ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ให้เป็น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>PDF</w:t>
      </w:r>
      <w:r w:rsidR="00E564DF" w:rsidRPr="006B49C3">
        <w:rPr>
          <w:rFonts w:ascii="TH SarabunPSK" w:hAnsi="TH SarabunPSK" w:cs="TH SarabunPSK"/>
          <w:sz w:val="32"/>
          <w:szCs w:val="32"/>
        </w:rPr>
        <w:t>Box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โปรแกรมภาษา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ที่ใช้สำหรับการดึงข้อมูลต่างๆออกมาจาก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เช่นตัวอักษรในภาษาต่างๆ เช่น ไทย อังกฤษ จีน และอื่นๆ หรือสามารถดึงภาพออกจาก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 โดยสำหรับโปรเจคนี้จะเน้นที่การดึงข้อความออกจาก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เพื่อสำหรับนำไป </w:t>
      </w:r>
      <w:r w:rsidRPr="006B49C3">
        <w:rPr>
          <w:rFonts w:ascii="TH SarabunPSK" w:hAnsi="TH SarabunPSK" w:cs="TH SarabunPSK"/>
          <w:sz w:val="32"/>
          <w:szCs w:val="32"/>
        </w:rPr>
        <w:t xml:space="preserve">preprocess </w:t>
      </w:r>
      <w:r w:rsidRPr="006B49C3">
        <w:rPr>
          <w:rFonts w:ascii="TH SarabunPSK" w:hAnsi="TH SarabunPSK" w:cs="TH SarabunPSK"/>
          <w:sz w:val="32"/>
          <w:szCs w:val="32"/>
          <w:cs/>
        </w:rPr>
        <w:t>ต่อ ซึ่ง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Extract text function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สำหรับการดึง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text line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ออกจาก </w:t>
      </w:r>
      <w:r w:rsidR="00E564DF" w:rsidRPr="006B49C3">
        <w:rPr>
          <w:rFonts w:ascii="TH SarabunPSK" w:hAnsi="TH SarabunPSK" w:cs="TH SarabunPSK"/>
          <w:sz w:val="32"/>
          <w:szCs w:val="32"/>
        </w:rPr>
        <w:t>PDF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เป็นโปรแกรมที่ถูกพัฒนาด้วยภาษา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โดยโปรแกรมนี้สามารถใช้ในการแบ่งคำต่างๆในภาษาไทยจากประโยคให้กลายเป็นคำซึ่งแบ่งด้วย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delimiter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ซึ่งคำต่างๆที่ใช้ในการแบ่งนั้น 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ที่จะทำการเก็บคำทั้งหมดเอาไว้ แล้วโปรแกรมจะนำมาเปรียบเทียบเพื่อแบ่งคำตามที่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ได้กำหนดไว้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LexTo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เป็นโปรแกรมตัดคำภาษาไทยแบบ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ที่ทางกลุ่มสามารถนำมาใช้งานได้ และมีความแม่นยำในระดับที่พอรับได้ ทำให้ทางกลุ่มเลือกใช้โปรแกรม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Java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เป็นภาษาโปรแกรมในลักษณะ </w:t>
      </w:r>
      <w:r w:rsidRPr="006B49C3">
        <w:rPr>
          <w:rFonts w:ascii="TH SarabunPSK" w:hAnsi="TH SarabunPSK" w:cs="TH SarabunPSK"/>
          <w:sz w:val="32"/>
          <w:szCs w:val="32"/>
        </w:rPr>
        <w:t>Object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Oriented Programming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ที่ได้รับความนิยมสูงสุดในปัจจุบัน 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>ถูกเลือก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นำมาใช้ในการเขียนโปรแกรมสำหรับทำ </w:t>
      </w:r>
      <w:r w:rsidRPr="006B49C3">
        <w:rPr>
          <w:rFonts w:ascii="TH SarabunPSK" w:hAnsi="TH SarabunPSK" w:cs="TH SarabunPSK"/>
          <w:sz w:val="32"/>
          <w:szCs w:val="32"/>
        </w:rPr>
        <w:t>Text preprocessing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 xml:space="preserve"> เนื่องจากมีความยืดหยุ่นในการทำงานสูง</w:t>
      </w:r>
    </w:p>
    <w:p w:rsidR="003E0E06" w:rsidRPr="006B49C3" w:rsidRDefault="003E0E06" w:rsidP="003E0E06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Python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>เป็นภาษาโปรแกมที่ทำ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โดยนำมาใช้ร่วมกับโปรแกรม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</w:t>
      </w:r>
    </w:p>
    <w:p w:rsidR="00E564DF" w:rsidRPr="006B49C3" w:rsidRDefault="00E564DF" w:rsidP="003E0E06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เป็นภาษาโปรแกรมในที่ทำงานในลักษณะ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Server 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เพื่อใช้ในการติดต่อกับทาง </w:t>
      </w:r>
      <w:r w:rsidRPr="006B49C3">
        <w:rPr>
          <w:rFonts w:ascii="TH SarabunPSK" w:hAnsi="TH SarabunPSK" w:cs="TH SarabunPSK"/>
          <w:sz w:val="32"/>
          <w:szCs w:val="32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ODBC </w:t>
      </w:r>
      <w:r w:rsidRPr="006B49C3">
        <w:rPr>
          <w:rFonts w:ascii="TH SarabunPSK" w:hAnsi="TH SarabunPSK" w:cs="TH SarabunPSK"/>
          <w:sz w:val="32"/>
          <w:szCs w:val="32"/>
          <w:cs/>
        </w:rPr>
        <w:t>และ</w:t>
      </w:r>
      <w:r w:rsidRPr="006B49C3">
        <w:rPr>
          <w:rFonts w:ascii="TH SarabunPSK" w:hAnsi="TH SarabunPSK" w:cs="TH SarabunPSK"/>
          <w:sz w:val="32"/>
          <w:szCs w:val="32"/>
        </w:rPr>
        <w:t xml:space="preserve"> JDBC</w:t>
      </w:r>
    </w:p>
    <w:p w:rsidR="00E564DF" w:rsidRPr="006B49C3" w:rsidDel="00930B1D" w:rsidRDefault="00E564DF" w:rsidP="003E0E06">
      <w:pPr>
        <w:spacing w:line="256" w:lineRule="auto"/>
        <w:jc w:val="both"/>
        <w:rPr>
          <w:del w:id="245" w:author="Intouch Sangkrajang" w:date="2016-11-14T14:10:00Z"/>
          <w:rFonts w:ascii="TH SarabunPSK" w:hAnsi="TH SarabunPSK" w:cs="TH SarabunPSK"/>
          <w:sz w:val="32"/>
          <w:szCs w:val="32"/>
        </w:rPr>
      </w:pPr>
    </w:p>
    <w:p w:rsidR="003E0E06" w:rsidRPr="006B49C3" w:rsidDel="00930B1D" w:rsidRDefault="003E0E06" w:rsidP="003E0E06">
      <w:pPr>
        <w:spacing w:line="256" w:lineRule="auto"/>
        <w:jc w:val="both"/>
        <w:rPr>
          <w:del w:id="246" w:author="Intouch Sangkrajang" w:date="2016-11-14T14:10:00Z"/>
          <w:rFonts w:ascii="TH SarabunPSK" w:hAnsi="TH SarabunPSK" w:cs="TH SarabunPSK"/>
          <w:sz w:val="32"/>
          <w:szCs w:val="32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3E0E06" w:rsidRPr="002343DA" w:rsidRDefault="003E0E06" w:rsidP="003E0E06">
      <w:pPr>
        <w:spacing w:line="256" w:lineRule="auto"/>
        <w:jc w:val="center"/>
        <w:rPr>
          <w:ins w:id="247" w:author="Intouch Sangkrajang" w:date="2016-11-14T18:11:00Z"/>
          <w:rFonts w:ascii="TH SarabunPSK" w:hAnsi="TH SarabunPSK" w:cs="TH SarabunPSK"/>
          <w:b/>
          <w:bCs/>
          <w:sz w:val="40"/>
          <w:szCs w:val="40"/>
        </w:rPr>
      </w:pPr>
      <w:r w:rsidRPr="002343DA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2343DA">
        <w:rPr>
          <w:rFonts w:ascii="TH SarabunPSK" w:hAnsi="TH SarabunPSK" w:cs="TH SarabunPSK"/>
          <w:b/>
          <w:bCs/>
          <w:sz w:val="40"/>
          <w:szCs w:val="40"/>
        </w:rPr>
        <w:t xml:space="preserve">3 </w:t>
      </w:r>
      <w:r w:rsidR="00F64975" w:rsidRPr="002343DA">
        <w:rPr>
          <w:rFonts w:ascii="TH SarabunPSK" w:hAnsi="TH SarabunPSK" w:cs="TH SarabunPSK"/>
          <w:b/>
          <w:bCs/>
          <w:sz w:val="40"/>
          <w:szCs w:val="40"/>
          <w:cs/>
        </w:rPr>
        <w:t>การออกแบบและระเบียบวิธีวิจัย</w:t>
      </w:r>
    </w:p>
    <w:p w:rsidR="00546DA5" w:rsidRDefault="00546DA5" w:rsidP="002343DA">
      <w:pPr>
        <w:pStyle w:val="NoSpacing"/>
      </w:pPr>
    </w:p>
    <w:p w:rsidR="002343DA" w:rsidRPr="006B49C3" w:rsidRDefault="002343DA" w:rsidP="002343DA">
      <w:pPr>
        <w:pStyle w:val="NoSpacing"/>
        <w:rPr>
          <w:rFonts w:hint="cs"/>
        </w:rPr>
      </w:pPr>
    </w:p>
    <w:p w:rsidR="00FA6CA2" w:rsidRPr="006B49C3" w:rsidRDefault="00FA6CA2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3.1 ขั้นตอนการทำงาน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เมื่อต้องการที่จะค้นหาเอกสารที่เกี่ยวข้องกับเรื่องใดเรื่องหนึ่งขึ้นมาใช้งาน ผู้ใช้จะสามารถค้นหาข้อมูลได้อย่างรวดเร็วด้วย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ที่พัฒนาขึ้นจะแบ่งออกได้เป็น 2 ส่วนหลักๆ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ส่วนของผู้พัฒนาและผู้ดูแลระบบ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โดยผู้พัฒนาจะทำการเตรียมเอกสารที่เป็นไฟล์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ตัวอย่าง ซึ่งเอกสารเหล่านี้จะมีผู้เชี่ยวชาญเฉพาะมาช่วยในการระบุคำสำคัญต่างๆเพื่อทำการเตรียม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โดยหลังจากที่ทำการสร้าง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เอกสารที่เหลือจะทำการ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เอกสารได้โดยอัตโนมัติ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ข้างต้น เช่น ถ้าต้องการให้ตัว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สามารถทำการจำแนกเนื้อหาที่เกี่ยวข้องกับเรื่อง “การดึงความสนใจนักเรียน” ผู้พัฒนา/ผู้ดูแลจะต้องเตรียมเอกสารที่มีเนื้อหาที่เกี่ยวข้องกับเรื่องการดึงความสนใจของนักเรียน และให้ผู้เชี่ยวชาญช่วยระบุว่า มีคำใดบ้างที่สามารถระบุได้ว่า ข้อความนี้มีความเกี่ยวข้องกับ "การดึงความสนใจของนักเรียน" และนำไปทำการเตรียม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ผู้พัฒนาสามารถนำเอกสารที่เกี่ยวข้องกับ "การดึงความสนใจนักเรียน" มาทำการ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เอกสารโดยอัตโนมัติได้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ส่วนของผู้ใช้งาน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ผู้ใช้สามารถเข้ามาใช้งานผ่าน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ที่ทางกลุ่มพัฒนาขึ้นมา แล้วทำการค้นหาเนื้อหาที่เกี่ยวข้องกับสิ่งที่ผู้ใช้ต้องการ แล้วเนื้อหาส่วนนั้นก็จะปรากฏขึ้นมา และมีไฟล์เอกสารนั้นให้ผู้ใช้สามารถ </w:t>
      </w:r>
      <w:r w:rsidRPr="006B49C3">
        <w:rPr>
          <w:rFonts w:ascii="TH SarabunPSK" w:hAnsi="TH SarabunPSK" w:cs="TH SarabunPSK"/>
          <w:sz w:val="32"/>
          <w:szCs w:val="32"/>
        </w:rPr>
        <w:t xml:space="preserve">download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ไปอ่านได้ ยกตัวอย่างเช่น ครูสมศรีต้องการที่จะหาข้อมูลเรื่อง “การดึงความสนใจนักเรียน” เพื่อนำไปเตรียมการเรียนการสอนสำหรับชั้นเรียน สิ่งที่คุณครูต้องทำก็คือ ค้นหาด้วยคำว่า “ดึงความสนใจนักเรียน” ในหน้าเว็บ แล้วเว็บก็จะทำการแสดงผลย่อหน้าที่เกี่ยวข้องกับการดึงความสนใจนักเรียนจากเอกสารต่างๆในระบบ รวมถึงแสดง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ที่เกี่ยวข้องกับย่อหน้านั้นๆ โดยแต่ละย่อหน้าก็จะมี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ที่เกี่ยวข้องเป็นของตัวเอง และมีลิงค์สำหรับดาวน์โหลดเอกสารที่มีข้อความนั้นอยู่ให้คลิกเพื่อดาวน์โหลดได้</w:t>
      </w:r>
    </w:p>
    <w:p w:rsidR="00FA6CA2" w:rsidRPr="006B49C3" w:rsidRDefault="00FA6CA2" w:rsidP="002343DA">
      <w:pPr>
        <w:pStyle w:val="NoSpacing"/>
        <w:rPr>
          <w:cs/>
          <w:lang w:eastAsia="ja-JP"/>
        </w:rPr>
      </w:pPr>
    </w:p>
    <w:p w:rsidR="00F64975" w:rsidRPr="006B49C3" w:rsidRDefault="00EB1D2C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64975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A6CA2" w:rsidRPr="006B49C3">
        <w:rPr>
          <w:rFonts w:ascii="TH SarabunPSK" w:hAnsi="TH SarabunPSK" w:cs="TH SarabunPSK"/>
          <w:b/>
          <w:bCs/>
          <w:sz w:val="32"/>
          <w:szCs w:val="32"/>
          <w:cs/>
        </w:rPr>
        <w:t>ข้อจำกัดของ</w:t>
      </w:r>
      <w:r w:rsidR="00F64975" w:rsidRPr="006B49C3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</w:p>
    <w:p w:rsidR="00883EBE" w:rsidRPr="006B49C3" w:rsidRDefault="00F64975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</w:r>
      <w:r w:rsidR="00883EBE" w:rsidRPr="006B49C3">
        <w:rPr>
          <w:rFonts w:ascii="TH SarabunPSK" w:hAnsi="TH SarabunPSK" w:cs="TH SarabunPSK"/>
          <w:sz w:val="32"/>
          <w:szCs w:val="32"/>
          <w:cs/>
        </w:rPr>
        <w:t xml:space="preserve">เนื่องจากภาษาไทยเป็นภาษาที่มีความซับซ้อนสูง ทั้งทางด้านตัวอักษร ที่มีสระบน-ล่าง และทางด้านรูปประโยคที่ไม่มีความแน่นอน ทำให้การเขียนโปรแกรมที่สามารถประมวลผลภาษาไทยได้อย่างสมบูรณ์แบบจึงเป็นเรื่องยาก ดังนั้นความแม่นยำในการ </w:t>
      </w:r>
      <w:r w:rsidR="00883EBE"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="00883EBE" w:rsidRPr="006B49C3">
        <w:rPr>
          <w:rFonts w:ascii="TH SarabunPSK" w:hAnsi="TH SarabunPSK" w:cs="TH SarabunPSK"/>
          <w:sz w:val="32"/>
          <w:szCs w:val="32"/>
          <w:cs/>
        </w:rPr>
        <w:t>อาจจะต่ำกว่าการใช้งานกับภาษาอังกฤษที่มีรูปประโยคและการตัดคำที่แน่นอนกว่า</w:t>
      </w:r>
    </w:p>
    <w:p w:rsidR="00883EBE" w:rsidRPr="006B49C3" w:rsidRDefault="00883EBE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ข้อมูลที่จะนำไปเข้าระบบ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เพื่อให้ระบบทำการเรียนรู้ด้วยตนเองนั้น จะต้องใช้มนุษย์เป็นตัวช่วยในการกำหนดข้อมูลก่อนในเบื้องต้น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(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Supervised learning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เพราะฉะนั้น ถ้าเราต้องการให้ระบบเรียนรู้เนื้อหาเรื่องใหม่ๆ</w:t>
      </w: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 จะต้องมีการใช้ผู้เชี่ยวชาญที่เกี่ยวข้องกับเรื่องที่จะให้ระบบเรียนรู้มาช่วยทำการ </w:t>
      </w:r>
      <w:r w:rsidRPr="006B49C3">
        <w:rPr>
          <w:rFonts w:ascii="TH SarabunPSK" w:hAnsi="TH SarabunPSK" w:cs="TH SarabunPSK"/>
          <w:sz w:val="32"/>
          <w:szCs w:val="32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ย่อหน้าก่อนที่จะนำข้อมูลเข้าไปในระบบ ความเข้าใจและการทำงานของผู้เชี่ยวชาญในการ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Train Machine </w:t>
      </w:r>
      <w:r w:rsidRPr="006B49C3">
        <w:rPr>
          <w:rFonts w:ascii="TH SarabunPSK" w:hAnsi="TH SarabunPSK" w:cs="TH SarabunPSK"/>
          <w:sz w:val="32"/>
          <w:szCs w:val="32"/>
          <w:cs/>
        </w:rPr>
        <w:t>จึงมีความสำคัญเป็นอย่างยิ่ง</w:t>
      </w:r>
    </w:p>
    <w:p w:rsidR="00883EBE" w:rsidRDefault="00883EBE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ins w:id="248" w:author="Intouch Sangkrajang" w:date="2016-11-14T18:11:00Z"/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การระบุย่อหน้า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นั้นสามารถทำได้ยาก เนื่องจากการระบุย่อหน้าจาก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จำเป็นต้องใช้ค่าตำแหน่งของตัวอักษรต่างๆ เพื่อระบุว่าย่อหน้าควรจะอยู่ตำแหน่งไหน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ที่ได้รับมานั้น มีรูปแบบการจัดหน้าและ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font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ที่แตกต่างกันรวมถึงรูปแบบคำภาษาไทยและภาษาอังกฤษในเอกสาร จะทำให้ตำแหน่งของคำเกิดการคลาดเคลื่อนซึ่งจะส่งผลให้ย่อหน้าที่ได้ออกมาอาจเกิดความผิดพลาดได้</w:t>
      </w:r>
    </w:p>
    <w:p w:rsidR="00546DA5" w:rsidRPr="002343DA" w:rsidRDefault="00546DA5" w:rsidP="002343DA">
      <w:pPr>
        <w:pStyle w:val="NoSpacing"/>
      </w:pPr>
    </w:p>
    <w:p w:rsidR="002343DA" w:rsidRDefault="00EB1D2C" w:rsidP="002343D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="00883EBE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ลักษณะเด่นของซอฟต์แวร์</w:t>
      </w:r>
      <w:r w:rsidR="002343D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EB1D2C" w:rsidRPr="002343DA" w:rsidRDefault="00EB1D2C" w:rsidP="002343DA">
      <w:pPr>
        <w:pStyle w:val="ListParagraph"/>
        <w:numPr>
          <w:ilvl w:val="0"/>
          <w:numId w:val="13"/>
        </w:num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343DA">
        <w:rPr>
          <w:rFonts w:ascii="TH SarabunPSK" w:hAnsi="TH SarabunPSK" w:cs="TH SarabunPSK"/>
          <w:sz w:val="32"/>
          <w:szCs w:val="32"/>
          <w:cs/>
        </w:rPr>
        <w:t>ระบบสามารถรองรับเอกสารที่เป็นภาษาไทยได้ ซึ่งในปัจจุบันนั้น ตามที่เราได้หาข้อมูลมายังไม่มี</w:t>
      </w:r>
      <w:r w:rsidRPr="002343DA">
        <w:rPr>
          <w:rFonts w:ascii="TH SarabunPSK" w:hAnsi="TH SarabunPSK" w:cs="TH SarabunPSK"/>
          <w:sz w:val="32"/>
          <w:szCs w:val="32"/>
        </w:rPr>
        <w:t>q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ซอฟแวร์ใดๆ ที่สามารถทำการแยกเอกสารภาษาไทยและนำไปเก็บข้อมูลลงในระบบฐานข้อมูล อีกทั้งระบบสามารถรับเอกสารที่จะนำเข้าไปในระบบได้ทั้ง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Microsoft Word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และเอกสารที่มีการเก็บในรูปแบบอื่นที่ไม่ใช่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EB1D2C" w:rsidRPr="002343DA" w:rsidRDefault="00EB1D2C" w:rsidP="002343DA">
      <w:pPr>
        <w:pStyle w:val="ListParagraph"/>
        <w:numPr>
          <w:ilvl w:val="0"/>
          <w:numId w:val="13"/>
        </w:num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2343DA">
        <w:rPr>
          <w:rFonts w:ascii="TH SarabunPSK" w:hAnsi="TH SarabunPSK" w:cs="TH SarabunPSK"/>
          <w:sz w:val="32"/>
          <w:szCs w:val="32"/>
          <w:cs/>
        </w:rPr>
        <w:t xml:space="preserve">ระบบมีการใช้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ในการทำ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เพื่อหา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ทำให้</w:t>
      </w:r>
      <w:r w:rsidR="00FA6CA2"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การจำแนก </w:t>
      </w:r>
      <w:r w:rsidR="00FA6CA2"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="00FA6CA2" w:rsidRPr="002343DA">
        <w:rPr>
          <w:rFonts w:ascii="TH SarabunPSK" w:hAnsi="TH SarabunPSK" w:cs="TH SarabunPSK"/>
          <w:sz w:val="32"/>
          <w:szCs w:val="32"/>
          <w:cs/>
          <w:lang w:eastAsia="ja-JP"/>
        </w:rPr>
        <w:t>จะมีมาตรฐานตามที่ได้กำหนดไว้ และสามารถทำให้ระบบเรียนรูปเอกสารชนิดต่างๆ มากยิ่งขึ้นเพื่อเพิ่มความถูกต้องในการจำแนกเอกสารได้</w:t>
      </w:r>
    </w:p>
    <w:p w:rsidR="002343DA" w:rsidRPr="002343DA" w:rsidRDefault="00EB1D2C" w:rsidP="002343DA">
      <w:pPr>
        <w:pStyle w:val="ListParagraph"/>
        <w:numPr>
          <w:ilvl w:val="0"/>
          <w:numId w:val="13"/>
        </w:num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ระบบใช้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>ในการเก็บข้อมูล</w:t>
      </w:r>
      <w:r w:rsidR="00FA6CA2"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เอกสารต่างๆ โดยใช้ </w:t>
      </w:r>
      <w:r w:rsidR="00FA6CA2"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="00FA6CA2"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FA6CA2"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="00FA6CA2"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และในการประมวลผลข้อมูล (การทำ </w:t>
      </w:r>
      <w:r w:rsidR="00FA6CA2" w:rsidRPr="002343DA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="00FA6CA2"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) โดยใช้ </w:t>
      </w:r>
      <w:r w:rsidR="00FA6CA2"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Spark </w:t>
      </w:r>
      <w:r w:rsidR="00FA6CA2" w:rsidRPr="002343DA">
        <w:rPr>
          <w:rFonts w:ascii="TH SarabunPSK" w:hAnsi="TH SarabunPSK" w:cs="TH SarabunPSK"/>
          <w:sz w:val="32"/>
          <w:szCs w:val="32"/>
          <w:cs/>
          <w:lang w:eastAsia="ja-JP"/>
        </w:rPr>
        <w:t>ทำให้สามารถรองรับข้อมูลจำนวนมากได้</w:t>
      </w:r>
    </w:p>
    <w:p w:rsidR="00546DA5" w:rsidRPr="006B49C3" w:rsidRDefault="002343DA" w:rsidP="002343DA">
      <w:pPr>
        <w:rPr>
          <w:rFonts w:ascii="TH SarabunPSK" w:hAnsi="TH SarabunPSK" w:cs="TH SarabunPSK" w:hint="cs"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200793" w:rsidRPr="006B49C3" w:rsidRDefault="00200793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ins w:id="249" w:author="Intouch Sangkrajang" w:date="2016-11-14T18:11:00Z">
        <w:r w:rsidR="00546DA5">
          <w:rPr>
            <w:rFonts w:ascii="TH SarabunPSK" w:hAnsi="TH SarabunPSK" w:cs="TH SarabunPSK"/>
            <w:b/>
            <w:bCs/>
            <w:sz w:val="32"/>
            <w:szCs w:val="32"/>
          </w:rPr>
          <w:t>4</w:t>
        </w:r>
      </w:ins>
      <w:del w:id="250" w:author="Intouch Sangkrajang" w:date="2016-11-14T18:11:00Z">
        <w:r w:rsidRP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3</w:delText>
        </w:r>
      </w:del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สถาปัตยกรรม</w:t>
      </w:r>
    </w:p>
    <w:p w:rsidR="00200793" w:rsidRDefault="00200793" w:rsidP="0020079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034206" cy="3545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06" cy="35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jc w:val="center"/>
        <w:rPr>
          <w:ins w:id="251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52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3.1 สถาปัตยกรรมของซอฟต์แวร์</w:t>
        </w:r>
      </w:ins>
    </w:p>
    <w:p w:rsidR="006B49C3" w:rsidRPr="006B49C3" w:rsidDel="00546DA5" w:rsidRDefault="002343DA" w:rsidP="002343DA">
      <w:pPr>
        <w:jc w:val="center"/>
        <w:rPr>
          <w:del w:id="253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del w:id="254" w:author="Intouch Sangkrajang" w:date="2016-11-14T18:14:00Z">
        <w:r w:rsid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555555555555555555555555</w:delText>
        </w:r>
      </w:del>
    </w:p>
    <w:p w:rsidR="00200793" w:rsidRPr="006B49C3" w:rsidRDefault="00200793" w:rsidP="002343D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จากรูปข้างต้น จะเห็นได้ว่าโครงสร้างของตัวโปรแกรมจะถูกแบ่งออกเป็น 3 ส่วนหลักๆ ได้แก่ ส่วนของระบบในการทำ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และส่วนของหน้าเว็บที่ใช้ในการค้นหาข้อมูลจาก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โดยส่วนของระบบ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จะประกอบไปด้วย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ที่ใช้ในการแปลงไฟล์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ให้เป็นไฟล์ข้อความ 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ส่วนของโปรแกรมที่ใช้ในการจัดเตรียมข้อความเพื่อที่จะนำไปใช้ในการทำ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ได้แก่โปรแกรมสำหรับจัดเรียงข้อมูลที่ไม่เรียบร้อย (</w:t>
      </w:r>
      <w:r w:rsidRPr="006B49C3">
        <w:rPr>
          <w:rFonts w:ascii="TH SarabunPSK" w:hAnsi="TH SarabunPSK" w:cs="TH SarabunPSK"/>
          <w:sz w:val="32"/>
          <w:szCs w:val="32"/>
        </w:rPr>
        <w:t>data cleaning</w:t>
      </w:r>
      <w:r w:rsidRPr="006B49C3">
        <w:rPr>
          <w:rFonts w:ascii="TH SarabunPSK" w:hAnsi="TH SarabunPSK" w:cs="TH SarabunPSK"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โปรแกรมแบ่ง </w:t>
      </w:r>
      <w:r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และโปรแกรม </w:t>
      </w:r>
      <w:r w:rsidRPr="006B49C3">
        <w:rPr>
          <w:rFonts w:ascii="TH SarabunPSK" w:hAnsi="TH SarabunPSK" w:cs="TH SarabunPSK"/>
          <w:sz w:val="32"/>
          <w:szCs w:val="32"/>
        </w:rPr>
        <w:t>LexTo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MLlib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Hadoop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ที่ใช้ในการจัดเก็บข้อมูลเกี่ยวกับไฟล์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และเนื้อหาภายในไฟล์นั้น</w:t>
      </w:r>
    </w:p>
    <w:p w:rsidR="00200793" w:rsidRPr="006B49C3" w:rsidRDefault="00200793" w:rsidP="002343DA">
      <w:pPr>
        <w:pStyle w:val="ListParagraph"/>
        <w:numPr>
          <w:ilvl w:val="0"/>
          <w:numId w:val="8"/>
        </w:numPr>
        <w:spacing w:line="256" w:lineRule="auto"/>
        <w:ind w:left="709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>Apache 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เป็นโปรแกรมจัดการฐานข้อมูลที่ใช้ในระบบ </w:t>
      </w:r>
      <w:r w:rsidRPr="006B49C3">
        <w:rPr>
          <w:rFonts w:ascii="TH SarabunPSK" w:hAnsi="TH SarabunPSK" w:cs="TH SarabunPSK"/>
          <w:sz w:val="32"/>
          <w:szCs w:val="32"/>
        </w:rPr>
        <w:t>hadoop ecosystem</w:t>
      </w:r>
    </w:p>
    <w:p w:rsidR="00200793" w:rsidRPr="006B49C3" w:rsidRDefault="00200793" w:rsidP="002343D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ส่วนต่อมาเป็นส่วนของหน้าเว็บที่ใช้ในการรับ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ซึ่งจะพัฒนาขึ้นด้วยภาษา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โดยมีหน้าที่รับไฟล์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ที่อัพโหลดขึ้นมาจากผู้ใช้งาน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ของเนื้อหาในไฟล์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นั้น (ในกรณีที่เป็นไฟล์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ที่ใช้ใน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การเรียนรู้ระบบ) แล้วทำการส่งมาที่เครื่องที่ทำการทำ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FTP protocol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และส่งข้อความ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>TCP protocol</w:t>
      </w:r>
    </w:p>
    <w:p w:rsidR="00200793" w:rsidRDefault="00200793" w:rsidP="002343DA">
      <w:pPr>
        <w:spacing w:line="256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ส่วนสุดท้ายเป็นส่วนของหน้าเว็บที่จะใช้ผู้ใช้ค้นหาเนื้อหาจาก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เช่นเดียวกัน โดยหน้าเว็บจะรับ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ที่ผู้ใช้ต้องการค้นหามาแล้วไปทำการ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B49C3">
        <w:rPr>
          <w:rFonts w:ascii="TH SarabunPSK" w:hAnsi="TH SarabunPSK" w:cs="TH SarabunPSK"/>
          <w:sz w:val="32"/>
          <w:szCs w:val="32"/>
        </w:rPr>
        <w:t>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ออกมาแสดงผลให้ผู้ใช้งาน โดยติดต่อผ่าน </w:t>
      </w:r>
      <w:r w:rsidRPr="006B49C3">
        <w:rPr>
          <w:rFonts w:ascii="TH SarabunPSK" w:hAnsi="TH SarabunPSK" w:cs="TH SarabunPSK"/>
          <w:sz w:val="32"/>
          <w:szCs w:val="32"/>
        </w:rPr>
        <w:t>OBDC</w:t>
      </w:r>
    </w:p>
    <w:p w:rsidR="006B49C3" w:rsidRPr="006B49C3" w:rsidRDefault="006B49C3" w:rsidP="002343DA">
      <w:pPr>
        <w:pStyle w:val="NoSpacing"/>
      </w:pPr>
    </w:p>
    <w:p w:rsidR="002E48F7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.4</w:t>
      </w:r>
      <w:r w:rsidR="00425989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ลักษณะของการออกแบบซอฟต์แวร์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Component Diagram</w:t>
      </w:r>
    </w:p>
    <w:p w:rsidR="00425989" w:rsidRDefault="00425989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40008822" wp14:editId="6F734BF4">
            <wp:extent cx="5730875" cy="412559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A5" w:rsidRPr="0077186D" w:rsidRDefault="00546DA5" w:rsidP="00546DA5">
      <w:pPr>
        <w:spacing w:line="256" w:lineRule="auto"/>
        <w:jc w:val="center"/>
        <w:rPr>
          <w:ins w:id="255" w:author="Intouch Sangkrajang" w:date="2016-11-14T18:14:00Z"/>
          <w:rFonts w:ascii="TH SarabunPSK" w:hAnsi="TH SarabunPSK" w:cs="TH SarabunPSK"/>
          <w:sz w:val="32"/>
          <w:szCs w:val="32"/>
          <w:cs/>
        </w:rPr>
      </w:pPr>
      <w:ins w:id="256" w:author="Intouch Sangkrajang" w:date="2016-11-14T18:14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3.2 </w:t>
        </w:r>
        <w:r>
          <w:rPr>
            <w:rFonts w:ascii="TH SarabunPSK" w:hAnsi="TH SarabunPSK" w:cs="TH SarabunPSK"/>
            <w:sz w:val="32"/>
            <w:szCs w:val="32"/>
          </w:rPr>
          <w:t xml:space="preserve">Component Diagram </w:t>
        </w:r>
        <w:r>
          <w:rPr>
            <w:rFonts w:ascii="TH SarabunPSK" w:hAnsi="TH SarabunPSK" w:cs="TH SarabunPSK" w:hint="cs"/>
            <w:sz w:val="32"/>
            <w:szCs w:val="32"/>
            <w:cs/>
          </w:rPr>
          <w:t>ของซอฟต์แวร์</w:t>
        </w:r>
      </w:ins>
    </w:p>
    <w:p w:rsidR="006B49C3" w:rsidRPr="006B49C3" w:rsidDel="00546DA5" w:rsidRDefault="002343DA" w:rsidP="006B49C3">
      <w:pPr>
        <w:spacing w:line="256" w:lineRule="auto"/>
        <w:jc w:val="center"/>
        <w:rPr>
          <w:del w:id="257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del w:id="258" w:author="Intouch Sangkrajang" w:date="2016-11-14T18:14:00Z">
        <w:r w:rsidR="006B49C3" w:rsidDel="00546DA5">
          <w:rPr>
            <w:rFonts w:ascii="TH SarabunPSK" w:hAnsi="TH SarabunPSK" w:cs="TH SarabunPSK"/>
            <w:b/>
            <w:bCs/>
            <w:sz w:val="32"/>
            <w:szCs w:val="32"/>
          </w:rPr>
          <w:delText>55555555555555555555</w:delText>
        </w:r>
      </w:del>
    </w:p>
    <w:p w:rsidR="002343DA" w:rsidRDefault="00FA6CA2" w:rsidP="001664C2">
      <w:pPr>
        <w:jc w:val="both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component diagram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ข้างต้น จะเห็นได้ว่า โปรแกรมมีการแบ่งข้อมูลเป็น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3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ส่วนหลักๆ ได้แก่ ส่วนรับไฟล์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เข้ามาในระบบ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และส่วนของการ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ผลลัพธ์ออกมาแสดงผล โดยแต่ละส่วนจะมีการรับ-ส่งข้อมูลดังต่อไปนี้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ab/>
      </w:r>
    </w:p>
    <w:p w:rsidR="002343DA" w:rsidRPr="006B49C3" w:rsidRDefault="002343DA" w:rsidP="002343DA">
      <w:pPr>
        <w:rPr>
          <w:rFonts w:ascii="TH SarabunPSK" w:hAnsi="TH SarabunPSK" w:cs="TH SarabunPSK"/>
          <w:sz w:val="32"/>
          <w:szCs w:val="32"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lastRenderedPageBreak/>
        <w:t>Ingestion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อย่างเดียว 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 file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แล้ว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Notification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ว่ามีการรับ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สำเร็จแล้ว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Train Model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โดยผู้เชี่ยวชาญเฉพาะทาง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ที่สามารถคาดเดา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เก็บลงใน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Prediction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Prediction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model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ที่สร้างขึ้น และเก็บข้อมูล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ใหม่ที่ได้จากการ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Query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ที่ต้องการจะสืบค้น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ย่อหน้าที่มีความเกี่ยวข้องกับ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นั้นๆ และข้อมูลเกี่ยวกับย่อหน้านั้น ได้แก่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ของย่อหน้านั้นทั้งหมด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เอกสารที่เขียนข้อความนั้น 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link download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เอกสารนั้นในรูปแบบไฟล์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</w:t>
      </w:r>
    </w:p>
    <w:p w:rsidR="001664C2" w:rsidRDefault="001664C2" w:rsidP="00FA6CA2">
      <w:pPr>
        <w:jc w:val="both"/>
        <w:rPr>
          <w:ins w:id="259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0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1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Default="00546DA5" w:rsidP="00FA6CA2">
      <w:pPr>
        <w:jc w:val="both"/>
        <w:rPr>
          <w:ins w:id="262" w:author="Intouch Sangkrajang" w:date="2016-11-14T18:14:00Z"/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546DA5" w:rsidRPr="006B49C3" w:rsidRDefault="002343DA" w:rsidP="002343DA">
      <w:p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>
        <w:rPr>
          <w:rFonts w:ascii="TH SarabunPSK" w:hAnsi="TH SarabunPSK" w:cs="TH SarabunPSK"/>
          <w:b/>
          <w:bCs/>
          <w:sz w:val="32"/>
          <w:szCs w:val="32"/>
          <w:lang w:eastAsia="ja-JP"/>
        </w:rPr>
        <w:br w:type="page"/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lastRenderedPageBreak/>
        <w:t>Flowchart</w:t>
      </w:r>
    </w:p>
    <w:p w:rsidR="00FA6CA2" w:rsidRDefault="00FA6CA2" w:rsidP="00FA6CA2">
      <w:pPr>
        <w:spacing w:line="256" w:lineRule="auto"/>
        <w:jc w:val="center"/>
        <w:rPr>
          <w:ins w:id="263" w:author="Intouch Sangkrajang" w:date="2016-11-14T18:14:00Z"/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96B156" wp14:editId="531E2F3F">
            <wp:extent cx="3371850" cy="7966147"/>
            <wp:effectExtent l="0" t="0" r="0" b="0"/>
            <wp:docPr id="4" name="Picture 4" descr="flowchart_ro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owchart_rota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488" cy="797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A5" w:rsidRPr="00546DA5" w:rsidRDefault="00546DA5" w:rsidP="003D6D45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rPrChange w:id="264" w:author="Intouch Sangkrajang" w:date="2016-11-14T18:15:00Z">
            <w:rPr>
              <w:rFonts w:ascii="TH SarabunPSK" w:hAnsi="TH SarabunPSK" w:cs="TH SarabunPSK"/>
              <w:b/>
              <w:bCs/>
              <w:sz w:val="32"/>
              <w:szCs w:val="32"/>
            </w:rPr>
          </w:rPrChange>
        </w:rPr>
      </w:pPr>
      <w:ins w:id="265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3.3 ลำดับการทำงานของซอฟต์แวร์</w:t>
        </w:r>
      </w:ins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ส่วนประกอบในการทำงาน จะแบ่งขั้นตอนต่างๆออกเป็น 5 ส่วน ได้แก่ </w:t>
      </w:r>
    </w:p>
    <w:p w:rsidR="00FA6CA2" w:rsidRPr="002343DA" w:rsidRDefault="00FA6CA2" w:rsidP="002343DA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Ingestion Web Application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โดยจะแบ่งวิธีการรับข้อมูลเป็น 2 แบบคือ 1.ทำการรับ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2343DA">
        <w:rPr>
          <w:rFonts w:ascii="TH SarabunPSK" w:hAnsi="TH SarabunPSK" w:cs="TH SarabunPSK"/>
          <w:sz w:val="32"/>
          <w:szCs w:val="32"/>
        </w:rPr>
        <w:t xml:space="preserve">Label </w:t>
      </w:r>
      <w:r w:rsidRPr="002343DA">
        <w:rPr>
          <w:rFonts w:ascii="TH SarabunPSK" w:hAnsi="TH SarabunPSK" w:cs="TH SarabunPSK"/>
          <w:sz w:val="32"/>
          <w:szCs w:val="32"/>
          <w:cs/>
        </w:rPr>
        <w:t>สำหรับใช้ใน</w:t>
      </w:r>
      <w:r w:rsidRPr="002343DA">
        <w:rPr>
          <w:rFonts w:ascii="TH SarabunPSK" w:hAnsi="TH SarabunPSK" w:cs="TH SarabunPSK"/>
          <w:sz w:val="32"/>
          <w:szCs w:val="32"/>
        </w:rPr>
        <w:t xml:space="preserve"> Train 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 2. 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อย่างเดียวสำหรับ </w:t>
      </w:r>
      <w:r w:rsidRPr="002343DA">
        <w:rPr>
          <w:rFonts w:ascii="TH SarabunPSK" w:hAnsi="TH SarabunPSK" w:cs="TH SarabunPSK"/>
          <w:sz w:val="32"/>
          <w:szCs w:val="32"/>
        </w:rPr>
        <w:t xml:space="preserve">Predict Tag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นั้น </w:t>
      </w:r>
    </w:p>
    <w:p w:rsidR="00FA6CA2" w:rsidRPr="002343DA" w:rsidRDefault="00FA6CA2" w:rsidP="002343DA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Preprocessing Data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โดยในขั้นตอนนี้จะทำการเปลี่ยน </w:t>
      </w:r>
      <w:r w:rsidRPr="002343DA">
        <w:rPr>
          <w:rFonts w:ascii="TH SarabunPSK" w:hAnsi="TH SarabunPSK" w:cs="TH SarabunPSK"/>
          <w:sz w:val="32"/>
          <w:szCs w:val="32"/>
        </w:rPr>
        <w:t xml:space="preserve">PDF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ที่รับมาให้กลายเป็น </w:t>
      </w:r>
      <w:r w:rsidRPr="002343DA">
        <w:rPr>
          <w:rFonts w:ascii="TH SarabunPSK" w:hAnsi="TH SarabunPSK" w:cs="TH SarabunPSK"/>
          <w:sz w:val="32"/>
          <w:szCs w:val="32"/>
        </w:rPr>
        <w:t xml:space="preserve">Flat 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และทำการรับ </w:t>
      </w:r>
      <w:r w:rsidRPr="002343DA">
        <w:rPr>
          <w:rFonts w:ascii="TH SarabunPSK" w:hAnsi="TH SarabunPSK" w:cs="TH SarabunPSK"/>
          <w:sz w:val="32"/>
          <w:szCs w:val="32"/>
        </w:rPr>
        <w:t>Label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หากเป็นขั้นตอนการทำ </w:t>
      </w:r>
      <w:r w:rsidRPr="002343DA">
        <w:rPr>
          <w:rFonts w:ascii="TH SarabunPSK" w:hAnsi="TH SarabunPSK" w:cs="TH SarabunPSK"/>
          <w:sz w:val="32"/>
          <w:szCs w:val="32"/>
        </w:rPr>
        <w:t>Train Model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ซึ่งหลังจากได้ </w:t>
      </w:r>
      <w:r w:rsidRPr="002343DA">
        <w:rPr>
          <w:rFonts w:ascii="TH SarabunPSK" w:hAnsi="TH SarabunPSK" w:cs="TH SarabunPSK"/>
          <w:sz w:val="32"/>
          <w:szCs w:val="32"/>
        </w:rPr>
        <w:t xml:space="preserve">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มาแล้ว จะทำการเปลี่ยน </w:t>
      </w:r>
      <w:r w:rsidRPr="002343DA">
        <w:rPr>
          <w:rFonts w:ascii="TH SarabunPSK" w:hAnsi="TH SarabunPSK" w:cs="TH SarabunPSK"/>
          <w:sz w:val="32"/>
          <w:szCs w:val="32"/>
        </w:rPr>
        <w:t xml:space="preserve">Text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เหล่านั้นมาสร้าง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Vector </w:t>
      </w:r>
      <w:r w:rsidRPr="002343DA">
        <w:rPr>
          <w:rFonts w:ascii="TH SarabunPSK" w:hAnsi="TH SarabunPSK" w:cs="TH SarabunPSK"/>
          <w:sz w:val="32"/>
          <w:szCs w:val="32"/>
          <w:cs/>
        </w:rPr>
        <w:t>ของคำ ซึ่งสำหรับภาษาไทยนั้น จำเป็นต้องมีการตัดแบ่งคำ (</w:t>
      </w:r>
      <w:r w:rsidRPr="002343DA">
        <w:rPr>
          <w:rFonts w:ascii="TH SarabunPSK" w:hAnsi="TH SarabunPSK" w:cs="TH SarabunPSK"/>
          <w:sz w:val="32"/>
          <w:szCs w:val="32"/>
        </w:rPr>
        <w:t>Word Segmentation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) สำหรับประโยคออกเพื่อทำ </w:t>
      </w:r>
      <w:r w:rsidRPr="002343DA">
        <w:rPr>
          <w:rFonts w:ascii="TH SarabunPSK" w:hAnsi="TH SarabunPSK" w:cs="TH SarabunPSK"/>
          <w:sz w:val="32"/>
          <w:szCs w:val="32"/>
        </w:rPr>
        <w:t xml:space="preserve">NER </w:t>
      </w:r>
      <w:r w:rsidRPr="002343DA">
        <w:rPr>
          <w:rFonts w:ascii="TH SarabunPSK" w:hAnsi="TH SarabunPSK" w:cs="TH SarabunPSK"/>
          <w:sz w:val="32"/>
          <w:szCs w:val="32"/>
          <w:cs/>
        </w:rPr>
        <w:t>(</w:t>
      </w:r>
      <w:r w:rsidRPr="002343DA">
        <w:rPr>
          <w:rFonts w:ascii="TH SarabunPSK" w:hAnsi="TH SarabunPSK" w:cs="TH SarabunPSK"/>
          <w:sz w:val="32"/>
          <w:szCs w:val="32"/>
        </w:rPr>
        <w:t>Name Entity Recognition</w:t>
      </w:r>
      <w:r w:rsidRPr="002343DA">
        <w:rPr>
          <w:rFonts w:ascii="TH SarabunPSK" w:hAnsi="TH SarabunPSK" w:cs="TH SarabunPSK"/>
          <w:sz w:val="32"/>
          <w:szCs w:val="32"/>
          <w:cs/>
        </w:rPr>
        <w:t>) และทำการตัดคำต่างๆที่ไม่มีความหมายต่างๆทิ้งไปได้แก่ คำเชื่อม เช่น และ</w:t>
      </w:r>
      <w:r w:rsidRPr="002343DA">
        <w:rPr>
          <w:rFonts w:ascii="TH SarabunPSK" w:hAnsi="TH SarabunPSK" w:cs="TH SarabunPSK"/>
          <w:sz w:val="32"/>
          <w:szCs w:val="32"/>
        </w:rPr>
        <w:t>,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Pr="002343DA">
        <w:rPr>
          <w:rFonts w:ascii="TH SarabunPSK" w:hAnsi="TH SarabunPSK" w:cs="TH SarabunPSK"/>
          <w:sz w:val="32"/>
          <w:szCs w:val="32"/>
        </w:rPr>
        <w:t xml:space="preserve">,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กับ เป็นต้น และคำขยายความต่างๆเช่น การ ความ เป็นต้น และสุดท้ายจะทำ </w:t>
      </w:r>
      <w:r w:rsidRPr="002343DA">
        <w:rPr>
          <w:rFonts w:ascii="TH SarabunPSK" w:hAnsi="TH SarabunPSK" w:cs="TH SarabunPSK"/>
          <w:sz w:val="32"/>
          <w:szCs w:val="32"/>
        </w:rPr>
        <w:t>bag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>of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 xml:space="preserve">word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vector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ของคำและนำไปใช้ในขั้นตอน </w:t>
      </w:r>
      <w:r w:rsidRPr="002343DA">
        <w:rPr>
          <w:rFonts w:ascii="TH SarabunPSK" w:hAnsi="TH SarabunPSK" w:cs="TH SarabunPSK"/>
          <w:sz w:val="32"/>
          <w:szCs w:val="32"/>
        </w:rPr>
        <w:t>Topic Discovery</w:t>
      </w:r>
    </w:p>
    <w:p w:rsidR="00FA6CA2" w:rsidRPr="002343DA" w:rsidRDefault="00FA6CA2" w:rsidP="002343DA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Topic Discovery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จะเป็นการดึงคำสำคัญหรือความเกี่ยวข้องต่างๆที่อยู่ใน </w:t>
      </w:r>
      <w:r w:rsidRPr="002343DA">
        <w:rPr>
          <w:rFonts w:ascii="TH SarabunPSK" w:hAnsi="TH SarabunPSK" w:cs="TH SarabunPSK"/>
          <w:sz w:val="32"/>
          <w:szCs w:val="32"/>
        </w:rPr>
        <w:t xml:space="preserve">paragraph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ออกมา เช่นการทำ </w:t>
      </w:r>
      <w:r w:rsidRPr="002343DA">
        <w:rPr>
          <w:rFonts w:ascii="TH SarabunPSK" w:hAnsi="TH SarabunPSK" w:cs="TH SarabunPSK"/>
          <w:sz w:val="32"/>
          <w:szCs w:val="32"/>
        </w:rPr>
        <w:t>TF</w:t>
      </w:r>
      <w:r w:rsidRPr="002343DA">
        <w:rPr>
          <w:rFonts w:ascii="TH SarabunPSK" w:hAnsi="TH SarabunPSK" w:cs="TH SarabunPSK"/>
          <w:sz w:val="32"/>
          <w:szCs w:val="32"/>
          <w:cs/>
        </w:rPr>
        <w:t>-</w:t>
      </w:r>
      <w:r w:rsidRPr="002343DA">
        <w:rPr>
          <w:rFonts w:ascii="TH SarabunPSK" w:hAnsi="TH SarabunPSK" w:cs="TH SarabunPSK"/>
          <w:sz w:val="32"/>
          <w:szCs w:val="32"/>
        </w:rPr>
        <w:t xml:space="preserve">IDF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เพื่อหาความถี่ของคำ และการลดมิติของคำให้เหลือเพียงคำสำคัญต่างๆโดยการใช้ </w:t>
      </w:r>
      <w:r w:rsidRPr="002343DA">
        <w:rPr>
          <w:rFonts w:ascii="TH SarabunPSK" w:hAnsi="TH SarabunPSK" w:cs="TH SarabunPSK"/>
          <w:sz w:val="32"/>
          <w:szCs w:val="32"/>
        </w:rPr>
        <w:t>Machine Learning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2343DA">
        <w:rPr>
          <w:rFonts w:ascii="TH SarabunPSK" w:hAnsi="TH SarabunPSK" w:cs="TH SarabunPSK"/>
          <w:sz w:val="32"/>
          <w:szCs w:val="32"/>
        </w:rPr>
        <w:t xml:space="preserve">Clustering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343DA">
        <w:rPr>
          <w:rFonts w:ascii="TH SarabunPSK" w:hAnsi="TH SarabunPSK" w:cs="TH SarabunPSK"/>
          <w:sz w:val="32"/>
          <w:szCs w:val="32"/>
        </w:rPr>
        <w:t xml:space="preserve">Latent Dirichlet Allocation </w:t>
      </w:r>
    </w:p>
    <w:p w:rsidR="00FA6CA2" w:rsidRPr="002343DA" w:rsidRDefault="00FA6CA2" w:rsidP="002343DA">
      <w:pPr>
        <w:pStyle w:val="ListParagraph"/>
        <w:numPr>
          <w:ilvl w:val="0"/>
          <w:numId w:val="14"/>
        </w:numPr>
        <w:jc w:val="both"/>
        <w:rPr>
          <w:rFonts w:ascii="TH SarabunPSK" w:hAnsi="TH SarabunPSK" w:cs="TH SarabunPSK"/>
          <w:sz w:val="32"/>
          <w:szCs w:val="32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Machine Learning</w:t>
      </w:r>
      <w:r w:rsidRPr="002343DA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2343DA">
        <w:rPr>
          <w:rFonts w:ascii="TH SarabunPSK" w:hAnsi="TH SarabunPSK" w:cs="TH SarabunPSK"/>
          <w:b/>
          <w:bCs/>
          <w:sz w:val="32"/>
          <w:szCs w:val="32"/>
        </w:rPr>
        <w:t>Classification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เป็นการสร้าง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Machine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สำหรับการจำแนกผลลัพธ์จากข้อมูลที่เข้ามา โดยจะแบ่งขั้นตอนการใช้งานเป็น 2 ขั้นตอนได้แก่ 1.การทำ </w:t>
      </w:r>
      <w:r w:rsidRPr="002343DA">
        <w:rPr>
          <w:rFonts w:ascii="TH SarabunPSK" w:hAnsi="TH SarabunPSK" w:cs="TH SarabunPSK"/>
          <w:sz w:val="32"/>
          <w:szCs w:val="32"/>
        </w:rPr>
        <w:t xml:space="preserve">Training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343DA">
        <w:rPr>
          <w:rFonts w:ascii="TH SarabunPSK" w:hAnsi="TH SarabunPSK" w:cs="TH SarabunPSK"/>
          <w:sz w:val="32"/>
          <w:szCs w:val="32"/>
        </w:rPr>
        <w:t xml:space="preserve">Testing 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โดยในขั้นตอนนี้จะนำคำต่างๆที่ได้จากขั้นตอนข้างต้น รวมกับ </w:t>
      </w:r>
      <w:r w:rsidRPr="002343DA">
        <w:rPr>
          <w:rFonts w:ascii="TH SarabunPSK" w:hAnsi="TH SarabunPSK" w:cs="TH SarabunPSK"/>
          <w:sz w:val="32"/>
          <w:szCs w:val="32"/>
        </w:rPr>
        <w:t xml:space="preserve">label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ที่ผู้เชี่ยวชาญได้ระบุไว้มาสร้าง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Model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สำหรับการ </w:t>
      </w:r>
      <w:r w:rsidRPr="002343DA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ออกมา 2.การ </w:t>
      </w:r>
      <w:r w:rsidRPr="002343DA">
        <w:rPr>
          <w:rFonts w:ascii="TH SarabunPSK" w:hAnsi="TH SarabunPSK" w:cs="TH SarabunPSK"/>
          <w:sz w:val="32"/>
          <w:szCs w:val="32"/>
        </w:rPr>
        <w:t xml:space="preserve">Prediction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จากเอกสารต่างๆ เพื่อให้ได้ผลลัพธ์ออกมาเป็น </w:t>
      </w:r>
      <w:r w:rsidRPr="002343DA">
        <w:rPr>
          <w:rFonts w:ascii="TH SarabunPSK" w:hAnsi="TH SarabunPSK" w:cs="TH SarabunPSK"/>
          <w:sz w:val="32"/>
          <w:szCs w:val="32"/>
        </w:rPr>
        <w:t xml:space="preserve">tag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เพื่อนำไปใช้ในการสืบค้นใน </w:t>
      </w:r>
      <w:r w:rsidRPr="002343DA">
        <w:rPr>
          <w:rFonts w:ascii="TH SarabunPSK" w:hAnsi="TH SarabunPSK" w:cs="TH SarabunPSK"/>
          <w:sz w:val="32"/>
          <w:szCs w:val="32"/>
        </w:rPr>
        <w:t xml:space="preserve">Database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ต่อไป โดยเทคนิค </w:t>
      </w:r>
      <w:r w:rsidRPr="002343DA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2343DA">
        <w:rPr>
          <w:rFonts w:ascii="TH SarabunPSK" w:hAnsi="TH SarabunPSK" w:cs="TH SarabunPSK"/>
          <w:sz w:val="32"/>
          <w:szCs w:val="32"/>
        </w:rPr>
        <w:t>Neural Network</w:t>
      </w:r>
    </w:p>
    <w:p w:rsidR="00FA6CA2" w:rsidRPr="002343DA" w:rsidRDefault="00FA6CA2" w:rsidP="002343D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H SarabunPSK" w:hAnsi="TH SarabunPSK" w:cs="TH SarabunPSK"/>
          <w:sz w:val="32"/>
          <w:szCs w:val="32"/>
          <w:lang w:eastAsia="ja-JP"/>
        </w:rPr>
      </w:pPr>
      <w:r w:rsidRPr="002343DA">
        <w:rPr>
          <w:rFonts w:ascii="TH SarabunPSK" w:hAnsi="TH SarabunPSK" w:cs="TH SarabunPSK"/>
          <w:b/>
          <w:bCs/>
          <w:sz w:val="32"/>
          <w:szCs w:val="32"/>
        </w:rPr>
        <w:t>Query Web Application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 จะเป็นการสร้าง </w:t>
      </w:r>
      <w:r w:rsidRPr="002343DA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เพื่อติดต่อกับ </w:t>
      </w:r>
      <w:r w:rsidRPr="002343DA">
        <w:rPr>
          <w:rFonts w:ascii="TH SarabunPSK" w:hAnsi="TH SarabunPSK" w:cs="TH SarabunPSK"/>
          <w:sz w:val="32"/>
          <w:szCs w:val="32"/>
        </w:rPr>
        <w:t xml:space="preserve">Database </w:t>
      </w:r>
      <w:r w:rsidRPr="002343DA">
        <w:rPr>
          <w:rFonts w:ascii="TH SarabunPSK" w:hAnsi="TH SarabunPSK" w:cs="TH SarabunPSK"/>
          <w:sz w:val="32"/>
          <w:szCs w:val="32"/>
          <w:cs/>
        </w:rPr>
        <w:t xml:space="preserve">โดยตัว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จะทำการ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Query Tag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ที่ต้องการสืบค้นจาก </w:t>
      </w:r>
      <w:r w:rsidRPr="002343DA">
        <w:rPr>
          <w:rFonts w:ascii="TH SarabunPSK" w:hAnsi="TH SarabunPSK" w:cs="TH SarabunPSK"/>
          <w:sz w:val="32"/>
          <w:szCs w:val="32"/>
          <w:lang w:eastAsia="ja-JP"/>
        </w:rPr>
        <w:t xml:space="preserve">Database </w:t>
      </w:r>
      <w:r w:rsidRPr="002343DA">
        <w:rPr>
          <w:rFonts w:ascii="TH SarabunPSK" w:hAnsi="TH SarabunPSK" w:cs="TH SarabunPSK"/>
          <w:sz w:val="32"/>
          <w:szCs w:val="32"/>
          <w:cs/>
          <w:lang w:eastAsia="ja-JP"/>
        </w:rPr>
        <w:t>แล้วนำมาแสดงผล</w:t>
      </w:r>
    </w:p>
    <w:p w:rsidR="002343DA" w:rsidRDefault="002343DA">
      <w:pPr>
        <w:rPr>
          <w:rFonts w:ascii="TH SarabunPSK" w:hAnsi="TH SarabunPSK" w:cs="TH SarabunPSK"/>
          <w:sz w:val="32"/>
          <w:szCs w:val="32"/>
          <w:lang w:eastAsia="ja-JP"/>
        </w:rPr>
      </w:pPr>
      <w:r>
        <w:rPr>
          <w:rFonts w:ascii="TH SarabunPSK" w:hAnsi="TH SarabunPSK" w:cs="TH SarabunPSK"/>
          <w:sz w:val="32"/>
          <w:szCs w:val="32"/>
          <w:lang w:eastAsia="ja-JP"/>
        </w:rPr>
        <w:br w:type="page"/>
      </w:r>
    </w:p>
    <w:p w:rsidR="00FA6CA2" w:rsidRPr="006B49C3" w:rsidDel="00201404" w:rsidRDefault="00FA6CA2" w:rsidP="002343DA">
      <w:pPr>
        <w:rPr>
          <w:del w:id="266" w:author="Intouch Sangkrajang" w:date="2016-11-14T14:36:00Z"/>
          <w:rFonts w:ascii="TH SarabunPSK" w:hAnsi="TH SarabunPSK" w:cs="TH SarabunPSK"/>
          <w:sz w:val="32"/>
          <w:szCs w:val="32"/>
          <w:lang w:eastAsia="ja-JP"/>
        </w:rPr>
      </w:pPr>
    </w:p>
    <w:p w:rsidR="00A3120A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ที่ได้ออกแบบไว้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1732" cy="306000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pageNo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3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7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3.4</w:t>
        </w:r>
      </w:ins>
      <w:del w:id="268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1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/>
          <w:sz w:val="32"/>
          <w:szCs w:val="32"/>
        </w:rPr>
        <w:t>main page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เมื่อยังไม่ทำการล็อกอิน จะมีส่วนให้ค้นหาข้อมูลจาก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ต่างๆ และปุ่มสำหรับล็อกอิน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7170" cy="3060000"/>
            <wp:effectExtent l="0" t="0" r="317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7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69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3.5</w:t>
        </w:r>
      </w:ins>
      <w:del w:id="270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2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/>
          <w:sz w:val="32"/>
          <w:szCs w:val="32"/>
        </w:rPr>
        <w:t>Log In</w:t>
      </w:r>
    </w:p>
    <w:p w:rsidR="00A3120A" w:rsidRPr="007C072F" w:rsidRDefault="00A3120A" w:rsidP="007C072F">
      <w:pPr>
        <w:spacing w:line="256" w:lineRule="auto"/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หน้าจอสำหรับการล็อกอินเข้าใช้งานระบบ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 w:rsidR="007C072F">
        <w:rPr>
          <w:rFonts w:ascii="TH SarabunPSK" w:hAnsi="TH SarabunPSK" w:cs="TH SarabunPSK"/>
          <w:sz w:val="32"/>
          <w:szCs w:val="32"/>
        </w:rPr>
        <w:t xml:space="preserve">User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กรอก </w:t>
      </w:r>
      <w:r w:rsidR="007C072F">
        <w:rPr>
          <w:rFonts w:ascii="TH SarabunPSK" w:hAnsi="TH SarabunPSK" w:cs="TH SarabunPSK"/>
          <w:sz w:val="32"/>
          <w:szCs w:val="32"/>
        </w:rPr>
        <w:t xml:space="preserve">Username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C072F">
        <w:rPr>
          <w:rFonts w:ascii="TH SarabunPSK" w:hAnsi="TH SarabunPSK" w:cs="TH SarabunPSK"/>
          <w:sz w:val="32"/>
          <w:szCs w:val="32"/>
        </w:rPr>
        <w:t xml:space="preserve">Password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สำหรับใช้งาน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983681" cy="306000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page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ins w:id="271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.6</w:t>
        </w:r>
      </w:ins>
      <w:r w:rsidR="007C072F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หน้าจอหลักที่มีการ </w:t>
      </w:r>
      <w:r w:rsidR="007C072F">
        <w:rPr>
          <w:rFonts w:ascii="TH SarabunPSK" w:hAnsi="TH SarabunPSK" w:cs="TH SarabunPSK"/>
          <w:sz w:val="32"/>
          <w:szCs w:val="32"/>
        </w:rPr>
        <w:t>Log In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เมื่อทำการล็อกอินแล้ว จะมีปุ่มสำหรับให้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เอกสารเพิ่มเข้ามา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89984" cy="3060000"/>
            <wp:effectExtent l="0" t="0" r="127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Logi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98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2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3.7</w:t>
        </w:r>
      </w:ins>
      <w:del w:id="273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4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7C072F">
        <w:rPr>
          <w:rFonts w:ascii="TH SarabunPSK" w:hAnsi="TH SarabunPSK" w:cs="TH SarabunPSK" w:hint="cs"/>
          <w:sz w:val="32"/>
          <w:szCs w:val="32"/>
          <w:cs/>
        </w:rPr>
        <w:t>หน้าจอระหว่างการค้นหา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เมื่อผู้ใช้งานทำการพิมพ์สิ่งที่ต้องการค้นหามาบางส่วน จะมีขึ้น </w:t>
      </w:r>
      <w:r w:rsidRPr="006B49C3">
        <w:rPr>
          <w:rFonts w:ascii="TH SarabunPSK" w:hAnsi="TH SarabunPSK" w:cs="TH SarabunPSK"/>
          <w:sz w:val="32"/>
          <w:szCs w:val="32"/>
        </w:rPr>
        <w:t xml:space="preserve">Suggestion </w:t>
      </w:r>
      <w:r w:rsidRPr="006B49C3">
        <w:rPr>
          <w:rFonts w:ascii="TH SarabunPSK" w:hAnsi="TH SarabunPSK" w:cs="TH SarabunPSK"/>
          <w:sz w:val="32"/>
          <w:szCs w:val="32"/>
          <w:cs/>
        </w:rPr>
        <w:t>ให้ผู้ใช้งานเลือกค้นหา</w:t>
      </w:r>
    </w:p>
    <w:p w:rsidR="00A3120A" w:rsidRPr="006B49C3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984580" cy="3060000"/>
            <wp:effectExtent l="0" t="0" r="698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58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4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3.8</w:t>
        </w:r>
      </w:ins>
      <w:del w:id="275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5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หน้า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จอ</w:t>
      </w:r>
      <w:r w:rsidRPr="006B49C3">
        <w:rPr>
          <w:rFonts w:ascii="TH SarabunPSK" w:hAnsi="TH SarabunPSK" w:cs="TH SarabunPSK"/>
          <w:sz w:val="32"/>
          <w:szCs w:val="32"/>
          <w:cs/>
        </w:rPr>
        <w:t>ผลการค้นหา</w:t>
      </w:r>
    </w:p>
    <w:p w:rsidR="00A3120A" w:rsidRPr="006B49C3" w:rsidRDefault="007C072F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หน้าผลการค้นหา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3120A" w:rsidRPr="006B49C3">
        <w:rPr>
          <w:rFonts w:ascii="TH SarabunPSK" w:hAnsi="TH SarabunPSK" w:cs="TH SarabunPSK"/>
          <w:sz w:val="32"/>
          <w:szCs w:val="32"/>
          <w:cs/>
        </w:rPr>
        <w:t xml:space="preserve">จะแสดงผลเนื้อหาบางส่วนที่เกี่ยวข้องกับหัวข้อที่ค้นหา ชื่อไฟล์เอกสารที่มีข้อความนั้น </w:t>
      </w:r>
      <w:r w:rsidR="00A3120A"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="00A3120A" w:rsidRPr="006B49C3">
        <w:rPr>
          <w:rFonts w:ascii="TH SarabunPSK" w:hAnsi="TH SarabunPSK" w:cs="TH SarabunPSK"/>
          <w:sz w:val="32"/>
          <w:szCs w:val="32"/>
          <w:cs/>
        </w:rPr>
        <w:t>ทั้งหมดของเนื้อหาส่วนนั้น ผู้เข้าชมเนื้อหานั้น และคะแนนที่ผู้ใช้แต่ละคนมอบให้เอกสารนั้นๆ</w:t>
      </w:r>
    </w:p>
    <w:p w:rsidR="00A3120A" w:rsidRPr="006B49C3" w:rsidRDefault="00A3120A" w:rsidP="007C072F">
      <w:pPr>
        <w:jc w:val="center"/>
      </w:pPr>
      <w:r w:rsidRPr="006B49C3">
        <w:rPr>
          <w:noProof/>
        </w:rPr>
        <w:drawing>
          <wp:inline distT="0" distB="0" distL="0" distR="0">
            <wp:extent cx="5007172" cy="3060000"/>
            <wp:effectExtent l="0" t="0" r="317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entPag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7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2F" w:rsidRDefault="00A3120A" w:rsidP="007C072F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6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3.9</w:t>
        </w:r>
      </w:ins>
      <w:del w:id="277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6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7C072F">
        <w:rPr>
          <w:rFonts w:ascii="TH SarabunPSK" w:hAnsi="TH SarabunPSK" w:cs="TH SarabunPSK" w:hint="cs"/>
          <w:sz w:val="32"/>
          <w:szCs w:val="32"/>
          <w:cs/>
        </w:rPr>
        <w:t xml:space="preserve">แสดงรายละเอียดของ </w:t>
      </w:r>
      <w:r w:rsidR="007C072F">
        <w:rPr>
          <w:rFonts w:ascii="TH SarabunPSK" w:hAnsi="TH SarabunPSK" w:cs="TH SarabunPSK"/>
          <w:sz w:val="32"/>
          <w:szCs w:val="32"/>
        </w:rPr>
        <w:t>Paragraph</w:t>
      </w:r>
    </w:p>
    <w:p w:rsidR="00A3120A" w:rsidRPr="006B49C3" w:rsidRDefault="00A3120A" w:rsidP="007C072F">
      <w:pPr>
        <w:spacing w:line="256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เมื่อคลิกเข้าไปดูรายละเอียดเพิ่มเติมของเนื้อหา จะแสดงผลเนื้อหาส่วนนั้นๆ แบบเต็ม ความคิดเห็นของผู้ใช้ต่อบทความนั้น และมีลิงค์ให้ดาวน์โหลดเอกสารนั้นๆ</w:t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993592" cy="306000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loadPage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9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8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3.10</w:t>
        </w:r>
      </w:ins>
      <w:r w:rsidRPr="006B49C3">
        <w:rPr>
          <w:rFonts w:ascii="TH SarabunPSK" w:hAnsi="TH SarabunPSK" w:cs="TH SarabunPSK"/>
          <w:sz w:val="32"/>
          <w:szCs w:val="32"/>
          <w:cs/>
        </w:rPr>
        <w:t xml:space="preserve"> หน้าจอส่วนของการอัพโหลดเอกสารขึ้นระบบ</w:t>
      </w:r>
    </w:p>
    <w:p w:rsidR="00A3120A" w:rsidRPr="006B49C3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03543" cy="3060000"/>
            <wp:effectExtent l="0" t="0" r="698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loadPage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54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B6" w:rsidRDefault="00A3120A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ins w:id="279" w:author="Intouch Sangkrajang" w:date="2016-11-14T18:15:00Z">
        <w:r w:rsidR="00546DA5">
          <w:rPr>
            <w:rFonts w:ascii="TH SarabunPSK" w:hAnsi="TH SarabunPSK" w:cs="TH SarabunPSK"/>
            <w:sz w:val="32"/>
            <w:szCs w:val="32"/>
          </w:rPr>
          <w:t>3.11</w:t>
        </w:r>
      </w:ins>
      <w:del w:id="280" w:author="Intouch Sangkrajang" w:date="2016-11-14T18:15:00Z">
        <w:r w:rsidRPr="006B49C3" w:rsidDel="00546DA5">
          <w:rPr>
            <w:rFonts w:ascii="TH SarabunPSK" w:hAnsi="TH SarabunPSK" w:cs="TH SarabunPSK"/>
            <w:sz w:val="32"/>
            <w:szCs w:val="32"/>
          </w:rPr>
          <w:delText>8</w:delText>
        </w:r>
      </w:del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="008256B6">
        <w:rPr>
          <w:rFonts w:ascii="TH SarabunPSK" w:hAnsi="TH SarabunPSK" w:cs="TH SarabunPSK" w:hint="cs"/>
          <w:sz w:val="32"/>
          <w:szCs w:val="32"/>
          <w:cs/>
        </w:rPr>
        <w:t xml:space="preserve">หน้าจอสำหรับใส่ </w:t>
      </w:r>
      <w:r w:rsidR="008256B6">
        <w:rPr>
          <w:rFonts w:ascii="TH SarabunPSK" w:hAnsi="TH SarabunPSK" w:cs="TH SarabunPSK"/>
          <w:sz w:val="32"/>
          <w:szCs w:val="32"/>
        </w:rPr>
        <w:t>tag</w:t>
      </w:r>
    </w:p>
    <w:p w:rsidR="008256B6" w:rsidRDefault="00A3120A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ถ้าเป็นส่วนของเอกสารที่อัพโหลดเพื่อให้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นำไปเรียนรู้ จะมีส่วนของหน้าจอที่ให้ผู้ใช้ระบุว่า ข้อความแต่ละส่วนที่ตัดมานั้น มีเนื้อหาเกี่ยวข้องกับเรื่องอะไรบ้าง โดยผู้ใช้จะคลิกเลือกข้อความแต่ละชุด และใส่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ที่คิดว่าเกี่ยวข้องทั้งหมดลงไป</w:t>
      </w:r>
    </w:p>
    <w:p w:rsidR="00A3120A" w:rsidRPr="006B49C3" w:rsidRDefault="008256B6" w:rsidP="008256B6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FA6CA2" w:rsidRDefault="00FA6CA2" w:rsidP="00FA6CA2">
      <w:pPr>
        <w:spacing w:line="25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256B6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บทที่ 4 ผลการวิจัยและอภิปรายผล</w:t>
      </w:r>
    </w:p>
    <w:p w:rsidR="008256B6" w:rsidRDefault="008256B6" w:rsidP="008256B6">
      <w:pPr>
        <w:pStyle w:val="NoSpacing"/>
      </w:pPr>
    </w:p>
    <w:p w:rsidR="008256B6" w:rsidRPr="008256B6" w:rsidRDefault="008256B6" w:rsidP="008256B6">
      <w:pPr>
        <w:pStyle w:val="NoSpacing"/>
      </w:pPr>
    </w:p>
    <w:p w:rsidR="00FA6CA2" w:rsidRPr="006B49C3" w:rsidRDefault="00FA6CA2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4.1.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ตัวอย่างภาพหน้าจอของโปรแกรม</w:t>
      </w:r>
    </w:p>
    <w:p w:rsidR="007802AB" w:rsidRPr="006B49C3" w:rsidRDefault="00E564DF" w:rsidP="008256B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7D62A97F" wp14:editId="511FB96F">
            <wp:extent cx="5988630" cy="30600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3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2343DA" w:rsidRDefault="00546DA5" w:rsidP="008256B6">
      <w:pPr>
        <w:spacing w:line="256" w:lineRule="auto"/>
        <w:jc w:val="center"/>
        <w:rPr>
          <w:rFonts w:ascii="TH SarabunPSK" w:hAnsi="TH SarabunPSK" w:cs="TH SarabunPSK" w:hint="cs"/>
          <w:sz w:val="32"/>
          <w:szCs w:val="32"/>
          <w:lang w:eastAsia="ja-JP"/>
        </w:rPr>
      </w:pPr>
      <w:ins w:id="281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4.1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</w:p>
    <w:p w:rsidR="001664C2" w:rsidRPr="006B49C3" w:rsidRDefault="00E564DF" w:rsidP="0003160B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2C95BE62" wp14:editId="6F81A298">
            <wp:extent cx="5918176" cy="3024000"/>
            <wp:effectExtent l="0" t="0" r="698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8176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B6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  <w:lang w:eastAsia="ja-JP"/>
        </w:rPr>
      </w:pPr>
      <w:ins w:id="282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ภาพที่ 4.2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เอกสารเข้าไปในระบบ </w:t>
      </w:r>
    </w:p>
    <w:p w:rsidR="0061791B" w:rsidRDefault="008256B6" w:rsidP="008256B6">
      <w:pPr>
        <w:spacing w:line="256" w:lineRule="auto"/>
        <w:ind w:firstLine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เอกสารเข้าไปในระบบ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 โดยหลังจากทำการ 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>จะมี</w:t>
      </w:r>
      <w:r w:rsidR="0061791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การแบ่ง </w:t>
      </w:r>
      <w:r w:rsidR="0061791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ในระบบและแสดงผลออกมาให้ใส่ </w:t>
      </w:r>
      <w:r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  <w:lang w:eastAsia="ja-JP"/>
        </w:rPr>
        <w:t xml:space="preserve">ในหน้าสำหรับใส่ </w:t>
      </w:r>
      <w:r>
        <w:rPr>
          <w:rFonts w:ascii="TH SarabunPSK" w:hAnsi="TH SarabunPSK" w:cs="TH SarabunPSK"/>
          <w:sz w:val="32"/>
          <w:szCs w:val="32"/>
          <w:lang w:eastAsia="ja-JP"/>
        </w:rPr>
        <w:t>tag</w:t>
      </w:r>
    </w:p>
    <w:p w:rsidR="008256B6" w:rsidRPr="006B49C3" w:rsidRDefault="008256B6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1663311" wp14:editId="78C2115A">
            <wp:extent cx="5441006" cy="306000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06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B6" w:rsidRPr="008256B6" w:rsidRDefault="008256B6" w:rsidP="008256B6">
      <w:pPr>
        <w:spacing w:line="256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4.3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ภาพตัวอย่างของหน้าเว็บในการ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ข้อความแต่ละ </w:t>
      </w:r>
      <w:r>
        <w:rPr>
          <w:rFonts w:ascii="TH SarabunPSK" w:hAnsi="TH SarabunPSK" w:cs="TH SarabunPSK"/>
          <w:sz w:val="32"/>
          <w:szCs w:val="32"/>
        </w:rPr>
        <w:t xml:space="preserve">paragraph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r>
        <w:rPr>
          <w:rFonts w:ascii="TH SarabunPSK" w:hAnsi="TH SarabunPSK" w:cs="TH SarabunPSK"/>
          <w:sz w:val="32"/>
          <w:szCs w:val="32"/>
        </w:rPr>
        <w:t>PDF</w:t>
      </w:r>
    </w:p>
    <w:p w:rsidR="0061791B" w:rsidRPr="006B49C3" w:rsidRDefault="0061791B" w:rsidP="008256B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38E1D240" wp14:editId="4A4BAC8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ins w:id="283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4.</w:t>
        </w:r>
      </w:ins>
      <w:r w:rsidR="008256B6">
        <w:rPr>
          <w:rFonts w:ascii="TH SarabunPSK" w:hAnsi="TH SarabunPSK" w:cs="TH SarabunPSK" w:hint="cs"/>
          <w:sz w:val="32"/>
          <w:szCs w:val="32"/>
          <w:cs/>
        </w:rPr>
        <w:t>4</w:t>
      </w:r>
      <w:ins w:id="284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>Paragraph</w:t>
      </w:r>
    </w:p>
    <w:p w:rsidR="0061791B" w:rsidRPr="006B49C3" w:rsidRDefault="0061791B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4278C1E" wp14:editId="0C372E26">
            <wp:extent cx="5442278" cy="306000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22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DF" w:rsidRPr="006B49C3" w:rsidRDefault="00546DA5" w:rsidP="008256B6">
      <w:pPr>
        <w:spacing w:line="256" w:lineRule="auto"/>
        <w:jc w:val="center"/>
        <w:rPr>
          <w:rFonts w:ascii="TH SarabunPSK" w:hAnsi="TH SarabunPSK" w:cs="TH SarabunPSK"/>
          <w:sz w:val="32"/>
          <w:szCs w:val="32"/>
        </w:rPr>
      </w:pPr>
      <w:ins w:id="285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>ภาพที่ 4.</w:t>
        </w:r>
      </w:ins>
      <w:r w:rsidR="008256B6">
        <w:rPr>
          <w:rFonts w:ascii="TH SarabunPSK" w:hAnsi="TH SarabunPSK" w:cs="TH SarabunPSK" w:hint="cs"/>
          <w:sz w:val="32"/>
          <w:szCs w:val="32"/>
          <w:cs/>
        </w:rPr>
        <w:t>5</w:t>
      </w:r>
      <w:ins w:id="286" w:author="Intouch Sangkrajang" w:date="2016-11-14T18:15:00Z">
        <w:r>
          <w:rPr>
            <w:rFonts w:ascii="TH SarabunPSK" w:hAnsi="TH SarabunPSK" w:cs="TH SarabunPSK" w:hint="cs"/>
            <w:sz w:val="32"/>
            <w:szCs w:val="32"/>
            <w:cs/>
          </w:rPr>
          <w:t xml:space="preserve"> </w:t>
        </w:r>
      </w:ins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="0061791B"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="0061791B"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="0061791B" w:rsidRPr="006B49C3">
        <w:rPr>
          <w:rFonts w:ascii="TH SarabunPSK" w:hAnsi="TH SarabunPSK" w:cs="TH SarabunPSK"/>
          <w:sz w:val="32"/>
          <w:szCs w:val="32"/>
        </w:rPr>
        <w:t>PDF</w:t>
      </w:r>
    </w:p>
    <w:p w:rsidR="00A3120A" w:rsidRPr="006B49C3" w:rsidRDefault="00D90A08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F51A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3F51A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จากการที่เราได้ศึกษาการติดตั้งระบบ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ได้แก้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Spark ML, Impala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สามารถติดตั้งได้อย่างไม่มีปัญหา และได้ทำการติดตั้ง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Apache Server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ซึ่งทำการ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เชื่อม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VPN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เข้ากับ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ภายในมหา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วิทยา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ลัย โดยตัว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จะเขียนด้วยภาษา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HTML, PHP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Javascript</w:t>
      </w:r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ได้มีการสร้างหน้าหลักสำหรับการให้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Expert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และใส่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โดยในขณะนี้ ได้อย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ู่ระหว่างขั้นตอนการเชื่อมต่อระหว่าง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กับ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Ubuntu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Server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เพื่อให้สามารถ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execute java command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สำหรับแยก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และนำไปแสดงผลที่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และจะมีการทำการเก็บข้อมูลลงไปใน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Hbase </w:t>
      </w:r>
    </w:p>
    <w:p w:rsidR="00343A9B" w:rsidRPr="006B49C3" w:rsidRDefault="00343A9B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ในส่วนของการแปลง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to Text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ทางกลุ่มได้ทดสอบการใช้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สามารถจำแนกบรรทัดและแบ่ง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ได้ถูกต้องมากกว่า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PDFMiner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สำหรับภาษาไทย จำเป็นต้องมีการแยก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เพื่อระบุลำดับตัวอักษรแล้วจึงนำมาแปลงทีหลัง จึงจะได้ความถูกต้องที่ดียิ่งขึ้น แต่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PDFBox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Text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ธรรมดาออกมาได้มีความถูกต้องใกล้เคียงกว่า</w:t>
      </w:r>
    </w:p>
    <w:p w:rsidR="00343A9B" w:rsidRPr="006B49C3" w:rsidRDefault="00343A9B" w:rsidP="00343A9B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Splitter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นั้นจะมีปัญหาที่พบระหว่างการดำเนินงานของโครงการนี้ มีหลากหลายประการ เช่น การที่โครงสร้างของไฟล์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ไม่มีการเก็บข้อมูลของการกด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เพื่อเว้นบรรทัดแยกเอาไว้ ทำให้เวลาที่แปลงไฟล์เอกสารที่เป็น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มาเป็นไฟล์ข้อความนั้น จะพบปัญหาว่า ไฟล์ข้อความที่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 xml:space="preserve">ได้มานั้น จะมองการกด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เพื้อขึ้นย่อหน้าใหม่เป็นเพียงแค่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spacebar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อันหนึ่งเท่านั้น ไม่ใช่อักขระพิเศษที่เป็นตัว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new 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ทำให้เวลาที่ต้องการจะแบ่ง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จะต้องใช้วิธีการตรวจหา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ที่ท้ายบรรทัดแทน ซึ่งบางทีจะพบปัญหาว่า ในบรรทัดที่มีการพิมพ์แล้วกด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แล้วโปรแกรม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processing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ทำการขึ้นบรรทัดใหม่ให้พอดี ก็จะมี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เป็นอักขระสุดท้ายของบรรทัดเช่นกัน ดังนั้น การแบ่ง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จังยังมีการแบ่งแบบผิดๆ ถูกๆ อยู่บ้าง และสาเหตุที่ทางกลุ่มไม่สามารถใช้ตัว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ที่ข้างหน้าบรรทัดเพื่อแบ่ง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ได้นั้น เนื่องจากมีเอกสารที่ได้รับมาเป็นตัวอย่างอยู่หลายฉบับที่ไม่มีการ</w:t>
      </w:r>
      <w:r w:rsidR="00E564DF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เพื่อขึ้นย่อหน้าใหม่</w:t>
      </w:r>
      <w:del w:id="287" w:author="Intouch Sangkrajang" w:date="2016-11-14T14:39:00Z">
        <w:r w:rsidRPr="006B49C3" w:rsidDel="00201404">
          <w:rPr>
            <w:rFonts w:ascii="TH SarabunPSK" w:hAnsi="TH SarabunPSK" w:cs="TH SarabunPSK"/>
            <w:sz w:val="32"/>
            <w:szCs w:val="32"/>
            <w:cs/>
            <w:lang w:eastAsia="ja-JP"/>
          </w:rPr>
          <w:delText>ให้</w:delText>
        </w:r>
      </w:del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มีเพียงแค่การกด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ลงมาเพื่อการขึ้นบรรทัดใหม่เท่านั้น ทำให้ทางกลุ่มตัดสินใจที่จะไม่ใช้วิธีการค้นหาตัว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ที่ตัวอักษรตัวแรกของบรรทัด</w:t>
      </w:r>
    </w:p>
    <w:p w:rsidR="003765A2" w:rsidRDefault="00343A9B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  <w:pPrChange w:id="288" w:author="Intouch Sangkrajang" w:date="2016-11-14T18:16:00Z">
          <w:pPr/>
        </w:pPrChange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ปัญหาอีกประการที่พบก็คือ ปัญหาเรื่องการวางตำแหน่งอักขระของภาษาไทย ซึ่งจะมีอักขระอยู่ตัวหนึ่งที่มีตัวอักขระเขียนอยู่หลายตำแหน่งในตัวเดียว คือ “สระอำ” ทำให้โปรแกรมแปลงไฟล์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เป็นไฟลฺข้อความนั้นอ่านสระอำออกมาตามปกติไม่ได้ และส่งผลให้สระอำถูกแปลงออกมาในรูปแบบของ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ตามด้วยสระอาแทน ดังนั้น ทางกลุ่มจึงเขียนโปรแกรมภาษาจาวาง่ายๆ เพื่อตรวจหารูปแบบตัวอักษรในแบบที่กล่าวไว้ข้างต้น และแปลงเป็นสระอำเสียก่อนที่จะทำการทำกระบวนการอื่นๆ ต่อไป</w:t>
      </w:r>
    </w:p>
    <w:p w:rsidR="003F51A3" w:rsidRPr="006B49C3" w:rsidRDefault="003F51A3" w:rsidP="003F51A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สถานะการดำเนินงาน</w:t>
      </w:r>
    </w:p>
    <w:tbl>
      <w:tblPr>
        <w:tblStyle w:val="TableGrid"/>
        <w:tblpPr w:leftFromText="180" w:rightFromText="180" w:vertAnchor="text" w:horzAnchor="margin" w:tblpY="-36"/>
        <w:tblW w:w="0" w:type="auto"/>
        <w:tblLook w:val="04A0" w:firstRow="1" w:lastRow="0" w:firstColumn="1" w:lastColumn="0" w:noHBand="0" w:noVBand="1"/>
      </w:tblPr>
      <w:tblGrid>
        <w:gridCol w:w="8365"/>
        <w:gridCol w:w="651"/>
      </w:tblGrid>
      <w:tr w:rsidR="003F51A3" w:rsidRPr="006B49C3" w:rsidTr="003150B3">
        <w:tc>
          <w:tcPr>
            <w:tcW w:w="8365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PDF to Text</w:t>
            </w:r>
          </w:p>
        </w:tc>
        <w:tc>
          <w:tcPr>
            <w:tcW w:w="651" w:type="dxa"/>
          </w:tcPr>
          <w:p w:rsidR="003F51A3" w:rsidRPr="006B49C3" w:rsidRDefault="003F51A3" w:rsidP="003150B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3F51A3" w:rsidRPr="006B49C3" w:rsidTr="003150B3">
        <w:tc>
          <w:tcPr>
            <w:tcW w:w="8365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ติดตั้ง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Impala, Spark, Web Server</w:t>
            </w:r>
          </w:p>
        </w:tc>
        <w:tc>
          <w:tcPr>
            <w:tcW w:w="651" w:type="dxa"/>
          </w:tcPr>
          <w:p w:rsidR="003F51A3" w:rsidRPr="006B49C3" w:rsidRDefault="003F51A3" w:rsidP="003150B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3F51A3" w:rsidRPr="006B49C3" w:rsidTr="003150B3">
        <w:tc>
          <w:tcPr>
            <w:tcW w:w="8365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tag</w:t>
            </w:r>
          </w:p>
        </w:tc>
        <w:tc>
          <w:tcPr>
            <w:tcW w:w="651" w:type="dxa"/>
          </w:tcPr>
          <w:p w:rsidR="003F51A3" w:rsidRPr="006B49C3" w:rsidRDefault="003F51A3" w:rsidP="003150B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3F51A3" w:rsidRPr="006B49C3" w:rsidTr="003150B3">
        <w:tc>
          <w:tcPr>
            <w:tcW w:w="8365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paragraph splitter</w:t>
            </w:r>
          </w:p>
        </w:tc>
        <w:tc>
          <w:tcPr>
            <w:tcW w:w="651" w:type="dxa"/>
          </w:tcPr>
          <w:p w:rsidR="003F51A3" w:rsidRPr="006B49C3" w:rsidRDefault="003F51A3" w:rsidP="003150B3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3F51A3" w:rsidRPr="006B49C3" w:rsidTr="003150B3">
        <w:tc>
          <w:tcPr>
            <w:tcW w:w="8365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Preprocess Data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ข้อมูลภาษาไทย</w:t>
            </w:r>
          </w:p>
        </w:tc>
        <w:tc>
          <w:tcPr>
            <w:tcW w:w="651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3F51A3" w:rsidRPr="006B49C3" w:rsidTr="003150B3">
        <w:tc>
          <w:tcPr>
            <w:tcW w:w="8365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หา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tag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train model</w:t>
            </w:r>
          </w:p>
        </w:tc>
        <w:tc>
          <w:tcPr>
            <w:tcW w:w="651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3F51A3" w:rsidRPr="006B49C3" w:rsidTr="003150B3">
        <w:tc>
          <w:tcPr>
            <w:tcW w:w="8365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model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โดยใช้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Classification</w:t>
            </w:r>
          </w:p>
        </w:tc>
        <w:tc>
          <w:tcPr>
            <w:tcW w:w="651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3F51A3" w:rsidRPr="006B49C3" w:rsidTr="003150B3">
        <w:tc>
          <w:tcPr>
            <w:tcW w:w="8365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Search Tag</w:t>
            </w:r>
          </w:p>
        </w:tc>
        <w:tc>
          <w:tcPr>
            <w:tcW w:w="651" w:type="dxa"/>
          </w:tcPr>
          <w:p w:rsidR="003F51A3" w:rsidRPr="006B49C3" w:rsidRDefault="003F51A3" w:rsidP="003150B3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:rsidR="003F51A3" w:rsidRPr="006B49C3" w:rsidDel="00546DA5" w:rsidRDefault="003F51A3" w:rsidP="003F51A3">
      <w:pPr>
        <w:spacing w:line="256" w:lineRule="auto"/>
        <w:rPr>
          <w:del w:id="289" w:author="Intouch Sangkrajang" w:date="2016-11-14T18:16:00Z"/>
          <w:rFonts w:ascii="TH SarabunPSK" w:hAnsi="TH SarabunPSK" w:cs="TH SarabunPSK"/>
          <w:sz w:val="32"/>
          <w:szCs w:val="32"/>
          <w:lang w:eastAsia="ja-JP"/>
        </w:rPr>
      </w:pPr>
    </w:p>
    <w:p w:rsidR="00343A9B" w:rsidRPr="003F51A3" w:rsidDel="00CF7834" w:rsidRDefault="006B49C3" w:rsidP="003F51A3">
      <w:pPr>
        <w:rPr>
          <w:del w:id="290" w:author="Suraphat Saengsiri" w:date="2016-11-14T17:59:00Z"/>
          <w:rFonts w:ascii="TH SarabunPSK" w:hAnsi="TH SarabunPSK" w:cs="TH SarabunPSK" w:hint="cs"/>
          <w:b/>
          <w:bCs/>
          <w:sz w:val="32"/>
          <w:szCs w:val="32"/>
        </w:rPr>
      </w:pPr>
      <w:del w:id="291" w:author="Intouch Sangkrajang" w:date="2016-11-14T18:16:00Z">
        <w:r w:rsidDel="00546DA5">
          <w:rPr>
            <w:rFonts w:ascii="TH SarabunPSK" w:hAnsi="TH SarabunPSK" w:cs="TH SarabunPSK"/>
            <w:b/>
            <w:bCs/>
            <w:sz w:val="32"/>
            <w:szCs w:val="32"/>
            <w:cs/>
          </w:rPr>
          <w:br w:type="page"/>
        </w:r>
      </w:del>
    </w:p>
    <w:p w:rsidR="006B49C3" w:rsidRDefault="006B49C3">
      <w:pPr>
        <w:spacing w:line="256" w:lineRule="auto"/>
        <w:rPr>
          <w:rFonts w:ascii="TH SarabunPSK" w:hAnsi="TH SarabunPSK" w:cs="TH SarabunPSK" w:hint="cs"/>
          <w:b/>
          <w:bCs/>
          <w:sz w:val="32"/>
          <w:szCs w:val="32"/>
          <w:cs/>
        </w:rPr>
        <w:pPrChange w:id="292" w:author="Suraphat Saengsiri" w:date="2016-11-14T17:59:00Z">
          <w:pPr/>
        </w:pPrChange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A3120A" w:rsidRPr="006B49C3" w:rsidRDefault="00A3120A" w:rsidP="00A3120A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</w:t>
      </w:r>
    </w:p>
    <w:p w:rsidR="00200793" w:rsidRPr="006B49C3" w:rsidRDefault="00A3120A" w:rsidP="0020079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1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="00200793" w:rsidRPr="006B49C3">
        <w:rPr>
          <w:rFonts w:ascii="TH SarabunPSK" w:hAnsi="TH SarabunPSK" w:cs="TH SarabunPSK"/>
          <w:sz w:val="32"/>
          <w:szCs w:val="32"/>
        </w:rPr>
        <w:t>World Economic Forum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 xml:space="preserve"> Thailand Report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Online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="00200793" w:rsidRPr="006B49C3">
        <w:rPr>
          <w:rFonts w:ascii="TH SarabunPSK" w:hAnsi="TH SarabunPSK" w:cs="TH SarabunPSK"/>
          <w:sz w:val="32"/>
          <w:szCs w:val="32"/>
        </w:rPr>
        <w:t>Available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200793" w:rsidRPr="006B49C3">
        <w:rPr>
          <w:rFonts w:ascii="TH SarabunPSK" w:hAnsi="TH SarabunPSK" w:cs="TH SarabunPSK"/>
          <w:sz w:val="32"/>
          <w:szCs w:val="32"/>
        </w:rPr>
        <w:t>http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://</w:t>
      </w:r>
      <w:r w:rsidR="00200793" w:rsidRPr="006B49C3">
        <w:rPr>
          <w:rFonts w:ascii="TH SarabunPSK" w:hAnsi="TH SarabunPSK" w:cs="TH SarabunPSK"/>
          <w:sz w:val="32"/>
          <w:szCs w:val="32"/>
        </w:rPr>
        <w:t>www3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weforum  </w:t>
      </w:r>
      <w:r w:rsidR="00200793" w:rsidRPr="006B49C3">
        <w:rPr>
          <w:rFonts w:ascii="TH SarabunPSK" w:hAnsi="TH SarabunPSK" w:cs="TH SarabunPSK"/>
          <w:sz w:val="32"/>
          <w:szCs w:val="32"/>
        </w:rPr>
        <w:br/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          .</w:t>
      </w:r>
      <w:r w:rsidR="00200793" w:rsidRPr="006B49C3">
        <w:rPr>
          <w:rFonts w:ascii="TH SarabunPSK" w:hAnsi="TH SarabunPSK" w:cs="TH SarabunPSK"/>
          <w:sz w:val="32"/>
          <w:szCs w:val="32"/>
        </w:rPr>
        <w:t>org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docs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GCR2014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-</w:t>
      </w:r>
      <w:r w:rsidR="00200793" w:rsidRPr="006B49C3">
        <w:rPr>
          <w:rFonts w:ascii="TH SarabunPSK" w:hAnsi="TH SarabunPSK" w:cs="TH SarabunPSK"/>
          <w:sz w:val="32"/>
          <w:szCs w:val="32"/>
        </w:rPr>
        <w:t>15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THA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2016, October 18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DeepDive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A Data Management System for Automatic Knowledge Base Construction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Ce Zhang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Ph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Dissertation, University of Wisconsin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Madison, 2015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 </w:t>
      </w:r>
      <w:hyperlink r:id="rId28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cs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stanford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edu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people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czhang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zhang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thesis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pdf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AlchemyLanguageAPI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29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alchemy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language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demo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mybluemix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net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4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AYLIEN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0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aylien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com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5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Latent Dirichlet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Blei, 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M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, Ng, 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and Jordan, 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Journal of Machine Learning Research 3, pp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993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1022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2003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jmlr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org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papers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volume3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6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Latent Semantic Analysis of Wikipedia with Spark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slideshare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net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SandyRyza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lsa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47411625</w:t>
      </w:r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7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Comparison between LSA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LDA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Lexical Chains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Costin Chiru, Traian Rebedea and Silvia Ciotec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jmlr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org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papers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volume3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563C1" w:themeColor="hyperlink"/>
          <w:sz w:val="32"/>
          <w:szCs w:val="32"/>
          <w:u w:val="single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An Empirical Comparison of Supervised Learning Algorithms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Rich Caruana, Alexandru Niculescu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Mizil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2006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1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www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scribd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com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document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113006633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2006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An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Empirical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Comparison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of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Supervised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Learning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 xml:space="preserve">Algorithms 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[</w:t>
        </w:r>
        <w:r w:rsidRPr="006B49C3">
          <w:rPr>
            <w:rStyle w:val="Hyperlink"/>
            <w:rFonts w:ascii="TH SarabunPSK" w:hAnsi="TH SarabunPSK" w:cs="TH SarabunPSK"/>
          </w:rPr>
          <w:t>2016</w:t>
        </w:r>
      </w:hyperlink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>, October 18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9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  <w:t>Apache Hadoop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The Apache Software Foundation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hyperlink r:id="rId32" w:history="1">
        <w:r w:rsidRPr="006B49C3">
          <w:rPr>
            <w:rStyle w:val="Hyperlink"/>
            <w:rFonts w:ascii="TH SarabunPSK" w:hAnsi="TH SarabunPSK" w:cs="TH SarabunPSK"/>
            <w:lang w:eastAsia="ja-JP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://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hadoop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10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  <w:t>MLlib | Apache Spark, The Apache Software Foundation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hyperlink r:id="rId33" w:history="1">
        <w:r w:rsidRPr="006B49C3">
          <w:rPr>
            <w:rStyle w:val="Hyperlink"/>
            <w:rFonts w:ascii="TH SarabunPSK" w:hAnsi="TH SarabunPSK" w:cs="TH SarabunPSK"/>
            <w:lang w:eastAsia="ja-JP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://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spark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mllib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Apache Impala, The Apache Software Foundation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4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impala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12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Apache HBase, The Apache Software Foundation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5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hbase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13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</w:r>
      <w:r w:rsidR="0003160B" w:rsidRPr="006B49C3">
        <w:rPr>
          <w:rFonts w:ascii="TH SarabunPSK" w:hAnsi="TH SarabunPSK" w:cs="TH SarabunPSK"/>
          <w:sz w:val="32"/>
          <w:szCs w:val="32"/>
        </w:rPr>
        <w:t>PDFBox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="0003160B" w:rsidRPr="006B49C3">
        <w:rPr>
          <w:rFonts w:ascii="TH SarabunPSK" w:hAnsi="TH SarabunPSK" w:cs="TH SarabunPSK"/>
          <w:sz w:val="32"/>
          <w:szCs w:val="32"/>
        </w:rPr>
        <w:t>The Apache Software Foundation</w:t>
      </w:r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03160B" w:rsidRPr="006B49C3">
        <w:rPr>
          <w:rFonts w:ascii="TH SarabunPSK" w:hAnsi="TH SarabunPSK" w:cs="TH SarabunPSK"/>
          <w:sz w:val="32"/>
          <w:szCs w:val="32"/>
        </w:rPr>
        <w:t>2016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Avaliable</w:t>
      </w:r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6" w:history="1"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https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://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pdfbox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apache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org</w:t>
        </w:r>
      </w:hyperlink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 xml:space="preserve">2016, </w:t>
      </w:r>
      <w:r w:rsidR="0003160B" w:rsidRPr="006B49C3">
        <w:rPr>
          <w:rFonts w:ascii="TH SarabunPSK" w:hAnsi="TH SarabunPSK" w:cs="TH SarabunPSK"/>
          <w:sz w:val="32"/>
          <w:szCs w:val="32"/>
        </w:rPr>
        <w:t>November 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</w:t>
      </w:r>
    </w:p>
    <w:p w:rsidR="00200793" w:rsidRPr="006B49C3" w:rsidRDefault="00200793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200793" w:rsidRPr="006B49C3" w:rsidSect="00E564DF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31F7" w:rsidRDefault="00F831F7" w:rsidP="00264A25">
      <w:pPr>
        <w:spacing w:after="0" w:line="240" w:lineRule="auto"/>
      </w:pPr>
      <w:r>
        <w:separator/>
      </w:r>
    </w:p>
  </w:endnote>
  <w:endnote w:type="continuationSeparator" w:id="0">
    <w:p w:rsidR="00F831F7" w:rsidRDefault="00F831F7" w:rsidP="00264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charset w:val="00"/>
    <w:family w:val="swiss"/>
    <w:pitch w:val="variable"/>
    <w:sig w:usb0="A100006F" w:usb1="5000205A" w:usb2="00000000" w:usb3="00000000" w:csb0="00010183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31F7" w:rsidRDefault="00F831F7" w:rsidP="00264A25">
      <w:pPr>
        <w:spacing w:after="0" w:line="240" w:lineRule="auto"/>
      </w:pPr>
      <w:r>
        <w:separator/>
      </w:r>
    </w:p>
  </w:footnote>
  <w:footnote w:type="continuationSeparator" w:id="0">
    <w:p w:rsidR="00F831F7" w:rsidRDefault="00F831F7" w:rsidP="00264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ustomXmlInsRangeStart w:id="219" w:author="อารียา ทัตตินาพานิช" w:date="2016-11-14T03:57:00Z"/>
  <w:sdt>
    <w:sdtPr>
      <w:rPr>
        <w:color w:val="7F7F7F" w:themeColor="background1" w:themeShade="7F"/>
        <w:spacing w:val="60"/>
      </w:rPr>
      <w:id w:val="-84022616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customXmlInsRangeEnd w:id="219"/>
      <w:p w:rsidR="00F57894" w:rsidRPr="00065038" w:rsidRDefault="00F5789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rPrChange w:id="220" w:author="อารียา ทัตตินาพานิช" w:date="2016-11-14T03:58:00Z">
              <w:rPr>
                <w:lang w:eastAsia="ja-JP"/>
              </w:rPr>
            </w:rPrChange>
          </w:rPr>
          <w:pPrChange w:id="221" w:author="อารียา ทัตตินาพานิช" w:date="2016-11-14T03:58:00Z">
            <w:pPr>
              <w:pStyle w:val="Header"/>
            </w:pPr>
          </w:pPrChange>
        </w:pPr>
        <w:ins w:id="222" w:author="อารียา ทัตตินาพานิช" w:date="2016-11-14T03:57:00Z"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 | </w:t>
          </w:r>
          <w:r>
            <w:fldChar w:fldCharType="begin"/>
          </w:r>
          <w:r>
            <w:instrText xml:space="preserve"> PAGE   \</w:instrText>
          </w:r>
          <w:r>
            <w:rPr>
              <w:rFonts w:cs="Angsana New"/>
              <w:szCs w:val="22"/>
              <w:cs/>
            </w:rPr>
            <w:instrText xml:space="preserve">* </w:instrText>
          </w:r>
          <w:r>
            <w:instrText xml:space="preserve">MERGEFORMAT </w:instrText>
          </w:r>
          <w:r>
            <w:fldChar w:fldCharType="separate"/>
          </w:r>
        </w:ins>
        <w:r w:rsidR="003F51A3" w:rsidRPr="003F51A3">
          <w:rPr>
            <w:b/>
            <w:bCs/>
            <w:noProof/>
          </w:rPr>
          <w:t>13</w:t>
        </w:r>
        <w:ins w:id="223" w:author="อารียา ทัตตินาพานิช" w:date="2016-11-14T03:57:00Z">
          <w:r>
            <w:rPr>
              <w:b/>
              <w:bCs/>
              <w:noProof/>
            </w:rPr>
            <w:fldChar w:fldCharType="end"/>
          </w:r>
        </w:ins>
      </w:p>
      <w:customXmlInsRangeStart w:id="224" w:author="อารียา ทัตตินาพานิช" w:date="2016-11-14T03:57:00Z"/>
    </w:sdtContent>
  </w:sdt>
  <w:customXmlInsRangeEnd w:id="22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B494C"/>
    <w:multiLevelType w:val="hybridMultilevel"/>
    <w:tmpl w:val="4072ABD4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EA0F07"/>
    <w:multiLevelType w:val="hybridMultilevel"/>
    <w:tmpl w:val="70C6B6C6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D08D6"/>
    <w:multiLevelType w:val="multilevel"/>
    <w:tmpl w:val="78025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9B97DB5"/>
    <w:multiLevelType w:val="multilevel"/>
    <w:tmpl w:val="C2CC8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A3850A6"/>
    <w:multiLevelType w:val="hybridMultilevel"/>
    <w:tmpl w:val="79FC4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FD3434"/>
    <w:multiLevelType w:val="hybridMultilevel"/>
    <w:tmpl w:val="2D0C694E"/>
    <w:lvl w:ilvl="0" w:tplc="40849748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7C2B15"/>
    <w:multiLevelType w:val="hybridMultilevel"/>
    <w:tmpl w:val="8686607C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54F26"/>
    <w:multiLevelType w:val="multilevel"/>
    <w:tmpl w:val="67F836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4E683433"/>
    <w:multiLevelType w:val="multilevel"/>
    <w:tmpl w:val="8FD215E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9">
    <w:nsid w:val="4FB17C0A"/>
    <w:multiLevelType w:val="hybridMultilevel"/>
    <w:tmpl w:val="E2C419E8"/>
    <w:lvl w:ilvl="0" w:tplc="40849748"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33F4E87"/>
    <w:multiLevelType w:val="hybridMultilevel"/>
    <w:tmpl w:val="AC34F6A2"/>
    <w:lvl w:ilvl="0" w:tplc="1A78B560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5502A4"/>
    <w:multiLevelType w:val="hybridMultilevel"/>
    <w:tmpl w:val="8986793C"/>
    <w:lvl w:ilvl="0" w:tplc="1144C3F8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C22298"/>
    <w:multiLevelType w:val="multilevel"/>
    <w:tmpl w:val="915E3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7F49752F"/>
    <w:multiLevelType w:val="hybridMultilevel"/>
    <w:tmpl w:val="30626D24"/>
    <w:lvl w:ilvl="0" w:tplc="1CFA2ADA">
      <w:numFmt w:val="bullet"/>
      <w:lvlText w:val="-"/>
      <w:lvlJc w:val="left"/>
      <w:pPr>
        <w:ind w:left="108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0"/>
  </w:num>
  <w:num w:numId="5">
    <w:abstractNumId w:val="10"/>
  </w:num>
  <w:num w:numId="6">
    <w:abstractNumId w:val="3"/>
  </w:num>
  <w:num w:numId="7">
    <w:abstractNumId w:val="8"/>
  </w:num>
  <w:num w:numId="8">
    <w:abstractNumId w:val="5"/>
  </w:num>
  <w:num w:numId="9">
    <w:abstractNumId w:val="7"/>
  </w:num>
  <w:num w:numId="10">
    <w:abstractNumId w:val="13"/>
  </w:num>
  <w:num w:numId="11">
    <w:abstractNumId w:val="12"/>
  </w:num>
  <w:num w:numId="12">
    <w:abstractNumId w:val="9"/>
  </w:num>
  <w:num w:numId="13">
    <w:abstractNumId w:val="6"/>
  </w:num>
  <w:num w:numId="14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อารียา ทัตตินาพานิช">
    <w15:presenceInfo w15:providerId="Windows Live" w15:userId="3d94b30568177519"/>
  </w15:person>
  <w15:person w15:author="Intouch Sangkrajang">
    <w15:presenceInfo w15:providerId="Windows Live" w15:userId="f281d7421877a2ad"/>
  </w15:person>
  <w15:person w15:author="Suraphat Saengsiri">
    <w15:presenceInfo w15:providerId="Windows Live" w15:userId="9b73cc306a2f1b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revisionView w:markup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198"/>
    <w:rsid w:val="0003160B"/>
    <w:rsid w:val="000464C8"/>
    <w:rsid w:val="00056198"/>
    <w:rsid w:val="00065038"/>
    <w:rsid w:val="000C0C6A"/>
    <w:rsid w:val="000F581F"/>
    <w:rsid w:val="00140918"/>
    <w:rsid w:val="001664C2"/>
    <w:rsid w:val="00197AD6"/>
    <w:rsid w:val="001A6648"/>
    <w:rsid w:val="001C3281"/>
    <w:rsid w:val="001F4A3A"/>
    <w:rsid w:val="00200793"/>
    <w:rsid w:val="00201404"/>
    <w:rsid w:val="002343DA"/>
    <w:rsid w:val="00250070"/>
    <w:rsid w:val="00264A25"/>
    <w:rsid w:val="002E48F7"/>
    <w:rsid w:val="00303FFB"/>
    <w:rsid w:val="00333C81"/>
    <w:rsid w:val="0033665D"/>
    <w:rsid w:val="00343A9B"/>
    <w:rsid w:val="003765A2"/>
    <w:rsid w:val="003D2F3F"/>
    <w:rsid w:val="003D6D45"/>
    <w:rsid w:val="003E0E06"/>
    <w:rsid w:val="003E67D1"/>
    <w:rsid w:val="003F51A3"/>
    <w:rsid w:val="00425989"/>
    <w:rsid w:val="004834F1"/>
    <w:rsid w:val="00541C6A"/>
    <w:rsid w:val="00546DA5"/>
    <w:rsid w:val="00572CCC"/>
    <w:rsid w:val="005A619B"/>
    <w:rsid w:val="0061791B"/>
    <w:rsid w:val="006301F9"/>
    <w:rsid w:val="006877B6"/>
    <w:rsid w:val="006A1914"/>
    <w:rsid w:val="006B49C3"/>
    <w:rsid w:val="0073240D"/>
    <w:rsid w:val="007802AB"/>
    <w:rsid w:val="007C072F"/>
    <w:rsid w:val="00817025"/>
    <w:rsid w:val="008256B6"/>
    <w:rsid w:val="00883EBE"/>
    <w:rsid w:val="00895D9A"/>
    <w:rsid w:val="008C5A16"/>
    <w:rsid w:val="00921F82"/>
    <w:rsid w:val="00922CC5"/>
    <w:rsid w:val="00930B1D"/>
    <w:rsid w:val="009A449F"/>
    <w:rsid w:val="009C1E47"/>
    <w:rsid w:val="009D6C3B"/>
    <w:rsid w:val="009E4F43"/>
    <w:rsid w:val="00A3120A"/>
    <w:rsid w:val="00A563D9"/>
    <w:rsid w:val="00A95BFE"/>
    <w:rsid w:val="00A964B6"/>
    <w:rsid w:val="00AD0809"/>
    <w:rsid w:val="00AD5E28"/>
    <w:rsid w:val="00B84433"/>
    <w:rsid w:val="00BA01B3"/>
    <w:rsid w:val="00C327C1"/>
    <w:rsid w:val="00CF11C6"/>
    <w:rsid w:val="00CF7834"/>
    <w:rsid w:val="00D2074A"/>
    <w:rsid w:val="00D80ACC"/>
    <w:rsid w:val="00D90A08"/>
    <w:rsid w:val="00DB585A"/>
    <w:rsid w:val="00DD037A"/>
    <w:rsid w:val="00E20155"/>
    <w:rsid w:val="00E564DF"/>
    <w:rsid w:val="00E70B38"/>
    <w:rsid w:val="00E86FF1"/>
    <w:rsid w:val="00EB1D2C"/>
    <w:rsid w:val="00EB6651"/>
    <w:rsid w:val="00EE039E"/>
    <w:rsid w:val="00EE2EAC"/>
    <w:rsid w:val="00F57894"/>
    <w:rsid w:val="00F64975"/>
    <w:rsid w:val="00F825B7"/>
    <w:rsid w:val="00F831F7"/>
    <w:rsid w:val="00FA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624B74-5C1C-4086-A206-89F0D0B3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264A25"/>
    <w:pPr>
      <w:keepNext/>
      <w:keepLines/>
      <w:spacing w:before="240" w:after="0"/>
      <w:jc w:val="center"/>
      <w:outlineLvl w:val="0"/>
    </w:pPr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5BF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64A25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A25"/>
  </w:style>
  <w:style w:type="paragraph" w:styleId="Footer">
    <w:name w:val="footer"/>
    <w:basedOn w:val="Normal"/>
    <w:link w:val="Foot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A25"/>
  </w:style>
  <w:style w:type="paragraph" w:styleId="ListParagraph">
    <w:name w:val="List Paragraph"/>
    <w:basedOn w:val="Normal"/>
    <w:uiPriority w:val="34"/>
    <w:qFormat/>
    <w:rsid w:val="00264A25"/>
    <w:pPr>
      <w:ind w:left="720"/>
      <w:contextualSpacing/>
    </w:pPr>
  </w:style>
  <w:style w:type="table" w:styleId="TableGrid">
    <w:name w:val="Table Grid"/>
    <w:basedOn w:val="TableNormal"/>
    <w:uiPriority w:val="39"/>
    <w:rsid w:val="007802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58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85A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B58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85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85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8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85A"/>
    <w:rPr>
      <w:b/>
      <w:bCs/>
      <w:sz w:val="20"/>
      <w:szCs w:val="25"/>
    </w:rPr>
  </w:style>
  <w:style w:type="paragraph" w:styleId="NoSpacing">
    <w:name w:val="No Spacing"/>
    <w:uiPriority w:val="1"/>
    <w:qFormat/>
    <w:rsid w:val="00CF78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6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impala.apach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spark.apache.org/mllib/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alchemy-language-demo.mybluemix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hadoop.apache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cs.stanford.edu/people/czhang/zhang.thesis.pdf" TargetMode="External"/><Relationship Id="rId36" Type="http://schemas.openxmlformats.org/officeDocument/2006/relationships/hyperlink" Target="https://pdfbox.apache.org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www.scribd.com/document/113006633/2006-An-Empirical-Comparison-of-Supervised-Learning-Algorithms%20%5b2016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rtkrub7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aylien.com/" TargetMode="External"/><Relationship Id="rId35" Type="http://schemas.openxmlformats.org/officeDocument/2006/relationships/hyperlink" Target="http://hbase.apache.org/" TargetMode="External"/><Relationship Id="rId8" Type="http://schemas.openxmlformats.org/officeDocument/2006/relationships/hyperlink" Target="mailto:zarkzaki@hotmail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5A43A-CA77-42F0-9607-2F45542FD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32</Pages>
  <Words>5315</Words>
  <Characters>30300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Intouch Sangkrajang</dc:creator>
  <cp:keywords/>
  <dc:description/>
  <cp:lastModifiedBy>Intouch Sangkrajang</cp:lastModifiedBy>
  <cp:revision>3</cp:revision>
  <cp:lastPrinted>2016-11-14T12:05:00Z</cp:lastPrinted>
  <dcterms:created xsi:type="dcterms:W3CDTF">2016-11-15T07:08:00Z</dcterms:created>
  <dcterms:modified xsi:type="dcterms:W3CDTF">2016-11-15T07:19:00Z</dcterms:modified>
</cp:coreProperties>
</file>